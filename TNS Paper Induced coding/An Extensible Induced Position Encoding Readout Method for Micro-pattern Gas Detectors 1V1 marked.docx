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A17683B" w14:textId="77777777" w:rsidR="00E97402" w:rsidRDefault="00E97402">
      <w:pPr>
        <w:pStyle w:val="Text"/>
        <w:ind w:firstLine="0"/>
        <w:rPr>
          <w:sz w:val="18"/>
          <w:szCs w:val="18"/>
        </w:rPr>
      </w:pPr>
      <w:r>
        <w:rPr>
          <w:sz w:val="18"/>
          <w:szCs w:val="18"/>
        </w:rPr>
        <w:footnoteReference w:customMarkFollows="1" w:id="1"/>
        <w:sym w:font="Symbol" w:char="F020"/>
      </w:r>
    </w:p>
    <w:p w14:paraId="1F068198" w14:textId="431FCA8F" w:rsidR="00E97402" w:rsidRPr="006967A4" w:rsidRDefault="00E85523">
      <w:pPr>
        <w:pStyle w:val="a3"/>
        <w:framePr w:wrap="notBeside"/>
        <w:rPr>
          <w:sz w:val="44"/>
        </w:rPr>
      </w:pPr>
      <w:r w:rsidRPr="006967A4">
        <w:rPr>
          <w:rFonts w:hint="eastAsia"/>
          <w:sz w:val="44"/>
        </w:rPr>
        <w:t xml:space="preserve"> An E</w:t>
      </w:r>
      <w:r w:rsidRPr="006967A4">
        <w:rPr>
          <w:sz w:val="44"/>
        </w:rPr>
        <w:t>xtensible</w:t>
      </w:r>
      <w:r w:rsidRPr="006967A4">
        <w:rPr>
          <w:rFonts w:hint="eastAsia"/>
          <w:sz w:val="44"/>
        </w:rPr>
        <w:t xml:space="preserve"> </w:t>
      </w:r>
      <w:r w:rsidRPr="006967A4">
        <w:rPr>
          <w:sz w:val="44"/>
        </w:rPr>
        <w:t>Induc</w:t>
      </w:r>
      <w:r w:rsidRPr="006967A4">
        <w:rPr>
          <w:rFonts w:hint="eastAsia"/>
          <w:sz w:val="44"/>
        </w:rPr>
        <w:t>ed Position Encoding R</w:t>
      </w:r>
      <w:r w:rsidRPr="006967A4">
        <w:rPr>
          <w:sz w:val="44"/>
        </w:rPr>
        <w:t xml:space="preserve">eadout </w:t>
      </w:r>
      <w:r w:rsidRPr="006967A4">
        <w:rPr>
          <w:rFonts w:hint="eastAsia"/>
          <w:sz w:val="44"/>
        </w:rPr>
        <w:t>M</w:t>
      </w:r>
      <w:r w:rsidRPr="006967A4">
        <w:rPr>
          <w:sz w:val="44"/>
        </w:rPr>
        <w:t>ethod</w:t>
      </w:r>
      <w:r w:rsidRPr="006967A4">
        <w:rPr>
          <w:rFonts w:hint="eastAsia"/>
          <w:sz w:val="44"/>
        </w:rPr>
        <w:t xml:space="preserve"> </w:t>
      </w:r>
      <w:r w:rsidRPr="006967A4">
        <w:rPr>
          <w:sz w:val="44"/>
        </w:rPr>
        <w:t xml:space="preserve">for </w:t>
      </w:r>
      <w:r w:rsidRPr="006967A4">
        <w:rPr>
          <w:rFonts w:hint="eastAsia"/>
          <w:sz w:val="44"/>
        </w:rPr>
        <w:t>M</w:t>
      </w:r>
      <w:r w:rsidRPr="006967A4">
        <w:rPr>
          <w:sz w:val="44"/>
        </w:rPr>
        <w:t xml:space="preserve">icro-pattern </w:t>
      </w:r>
      <w:r w:rsidRPr="006967A4">
        <w:rPr>
          <w:rFonts w:hint="eastAsia"/>
          <w:sz w:val="44"/>
        </w:rPr>
        <w:t>G</w:t>
      </w:r>
      <w:r w:rsidRPr="006967A4">
        <w:rPr>
          <w:sz w:val="44"/>
        </w:rPr>
        <w:t>as</w:t>
      </w:r>
      <w:r w:rsidRPr="006967A4">
        <w:rPr>
          <w:rFonts w:hint="eastAsia"/>
          <w:sz w:val="44"/>
        </w:rPr>
        <w:t xml:space="preserve"> D</w:t>
      </w:r>
      <w:r w:rsidRPr="006967A4">
        <w:rPr>
          <w:sz w:val="44"/>
        </w:rPr>
        <w:t>etector</w:t>
      </w:r>
      <w:r w:rsidRPr="006967A4">
        <w:rPr>
          <w:rFonts w:hint="eastAsia"/>
          <w:sz w:val="44"/>
        </w:rPr>
        <w:t>s</w:t>
      </w:r>
    </w:p>
    <w:p w14:paraId="57A655BF" w14:textId="70C99754" w:rsidR="00E97402" w:rsidRDefault="00E85523">
      <w:pPr>
        <w:pStyle w:val="Authors"/>
        <w:framePr w:wrap="notBeside"/>
        <w:rPr>
          <w:lang w:eastAsia="zh-CN"/>
        </w:rPr>
      </w:pPr>
      <w:proofErr w:type="spellStart"/>
      <w:r>
        <w:rPr>
          <w:rFonts w:hint="eastAsia"/>
          <w:lang w:eastAsia="zh-CN"/>
        </w:rPr>
        <w:t>Shubin</w:t>
      </w:r>
      <w:proofErr w:type="spellEnd"/>
      <w:r>
        <w:rPr>
          <w:rFonts w:hint="eastAsia"/>
          <w:lang w:eastAsia="zh-CN"/>
        </w:rPr>
        <w:t xml:space="preserve"> Liu, </w:t>
      </w:r>
      <w:del w:id="15" w:author="lenovo" w:date="2016-12-21T11:54:00Z">
        <w:r w:rsidDel="0037510D">
          <w:rPr>
            <w:rFonts w:hint="eastAsia"/>
            <w:lang w:eastAsia="zh-CN"/>
          </w:rPr>
          <w:delText>Qibin Xiang</w:delText>
        </w:r>
      </w:del>
      <w:proofErr w:type="spellStart"/>
      <w:ins w:id="16" w:author="lenovo" w:date="2016-12-21T11:54:00Z">
        <w:r w:rsidR="0037510D">
          <w:rPr>
            <w:rFonts w:hint="eastAsia"/>
            <w:lang w:eastAsia="zh-CN"/>
          </w:rPr>
          <w:t>Siyuan</w:t>
        </w:r>
        <w:proofErr w:type="spellEnd"/>
        <w:r w:rsidR="0037510D">
          <w:rPr>
            <w:rFonts w:hint="eastAsia"/>
            <w:lang w:eastAsia="zh-CN"/>
          </w:rPr>
          <w:t xml:space="preserve"> Ma</w:t>
        </w:r>
      </w:ins>
      <w:r>
        <w:rPr>
          <w:rFonts w:hint="eastAsia"/>
          <w:lang w:eastAsia="zh-CN"/>
        </w:rPr>
        <w:t xml:space="preserve">, </w:t>
      </w:r>
      <w:del w:id="17" w:author="lenovo" w:date="2016-12-21T11:54:00Z">
        <w:r w:rsidDel="0037510D">
          <w:rPr>
            <w:rFonts w:hint="eastAsia"/>
            <w:lang w:eastAsia="zh-CN"/>
          </w:rPr>
          <w:delText>Siyuan Ma</w:delText>
        </w:r>
      </w:del>
      <w:proofErr w:type="spellStart"/>
      <w:ins w:id="18" w:author="lenovo" w:date="2016-12-21T11:54:00Z">
        <w:r w:rsidR="0037510D">
          <w:rPr>
            <w:rFonts w:hint="eastAsia"/>
            <w:lang w:eastAsia="zh-CN"/>
          </w:rPr>
          <w:t>Binxiang</w:t>
        </w:r>
        <w:proofErr w:type="spellEnd"/>
        <w:r w:rsidR="0037510D">
          <w:rPr>
            <w:rFonts w:hint="eastAsia"/>
            <w:lang w:eastAsia="zh-CN"/>
          </w:rPr>
          <w:t xml:space="preserve"> Qi</w:t>
        </w:r>
      </w:ins>
      <w:r>
        <w:rPr>
          <w:rFonts w:hint="eastAsia"/>
          <w:lang w:eastAsia="zh-CN"/>
        </w:rPr>
        <w:t xml:space="preserve">, </w:t>
      </w:r>
      <w:proofErr w:type="spellStart"/>
      <w:r>
        <w:rPr>
          <w:rFonts w:hint="eastAsia"/>
          <w:lang w:eastAsia="zh-CN"/>
        </w:rPr>
        <w:t>Zhongtao</w:t>
      </w:r>
      <w:proofErr w:type="spellEnd"/>
      <w:r>
        <w:rPr>
          <w:rFonts w:hint="eastAsia"/>
          <w:lang w:eastAsia="zh-CN"/>
        </w:rPr>
        <w:t xml:space="preserve"> Shen, </w:t>
      </w:r>
      <w:proofErr w:type="spellStart"/>
      <w:r>
        <w:rPr>
          <w:rFonts w:hint="eastAsia"/>
          <w:lang w:eastAsia="zh-CN"/>
        </w:rPr>
        <w:t>Guangyuan</w:t>
      </w:r>
      <w:proofErr w:type="spellEnd"/>
      <w:r>
        <w:rPr>
          <w:rFonts w:hint="eastAsia"/>
          <w:lang w:eastAsia="zh-CN"/>
        </w:rPr>
        <w:t xml:space="preserve"> Yuan, Qi An</w:t>
      </w:r>
    </w:p>
    <w:p w14:paraId="23345CB3" w14:textId="5EC8C9B2" w:rsidR="00E97402" w:rsidRDefault="00E97402">
      <w:pPr>
        <w:pStyle w:val="Abstract"/>
      </w:pPr>
      <w:r>
        <w:rPr>
          <w:i/>
          <w:iCs/>
        </w:rPr>
        <w:t>Abstract</w:t>
      </w:r>
      <w:r>
        <w:t>—</w:t>
      </w:r>
      <w:proofErr w:type="gramStart"/>
      <w:r w:rsidR="00E85523" w:rsidRPr="00E85523">
        <w:t>The</w:t>
      </w:r>
      <w:proofErr w:type="gramEnd"/>
      <w:r w:rsidR="00E85523" w:rsidRPr="00E85523">
        <w:t xml:space="preserve"> requirement of </w:t>
      </w:r>
      <w:r w:rsidR="00E85523" w:rsidRPr="00E85523">
        <w:rPr>
          <w:rFonts w:hint="eastAsia"/>
        </w:rPr>
        <w:t xml:space="preserve">a large number of </w:t>
      </w:r>
      <w:r w:rsidR="00E85523" w:rsidRPr="00E85523">
        <w:t>electronic</w:t>
      </w:r>
      <w:r w:rsidR="00E85523" w:rsidRPr="00E85523">
        <w:rPr>
          <w:rFonts w:hint="eastAsia"/>
        </w:rPr>
        <w:t>s</w:t>
      </w:r>
      <w:r w:rsidR="00E85523" w:rsidRPr="00E85523">
        <w:t xml:space="preserve"> channels</w:t>
      </w:r>
      <w:r w:rsidR="00E85523" w:rsidRPr="00E85523">
        <w:rPr>
          <w:rFonts w:hint="eastAsia"/>
        </w:rPr>
        <w:t xml:space="preserve"> </w:t>
      </w:r>
      <w:r w:rsidR="00E85523" w:rsidRPr="00E85523">
        <w:t xml:space="preserve">has become an issue </w:t>
      </w:r>
      <w:r w:rsidR="00E85523" w:rsidRPr="00E85523">
        <w:rPr>
          <w:rFonts w:hint="eastAsia"/>
        </w:rPr>
        <w:t xml:space="preserve">to the </w:t>
      </w:r>
      <w:r w:rsidR="00E85523" w:rsidRPr="00E85523">
        <w:t>further application</w:t>
      </w:r>
      <w:r w:rsidR="00E85523" w:rsidRPr="00E85523">
        <w:rPr>
          <w:rFonts w:hint="eastAsia"/>
        </w:rPr>
        <w:t xml:space="preserve">s of Micro-pattern Gas Detectors (MPGDs), and poses a big </w:t>
      </w:r>
      <w:r w:rsidR="00E85523" w:rsidRPr="00E85523">
        <w:t xml:space="preserve">challenge </w:t>
      </w:r>
      <w:r w:rsidR="00E85523" w:rsidRPr="00E85523">
        <w:rPr>
          <w:rFonts w:hint="eastAsia"/>
        </w:rPr>
        <w:t xml:space="preserve">for the </w:t>
      </w:r>
      <w:r w:rsidR="00E85523" w:rsidRPr="00E85523">
        <w:t>integration</w:t>
      </w:r>
      <w:r w:rsidR="00E85523" w:rsidRPr="00E85523">
        <w:rPr>
          <w:rFonts w:hint="eastAsia"/>
        </w:rPr>
        <w:t>,</w:t>
      </w:r>
      <w:r w:rsidR="00E85523" w:rsidRPr="00E85523">
        <w:t xml:space="preserve"> power consumption, cooling</w:t>
      </w:r>
      <w:r w:rsidR="00E85523" w:rsidRPr="00E85523">
        <w:rPr>
          <w:rFonts w:hint="eastAsia"/>
        </w:rPr>
        <w:t xml:space="preserve"> and cost</w:t>
      </w:r>
      <w:r w:rsidR="00E85523" w:rsidRPr="00E85523">
        <w:t xml:space="preserve">. </w:t>
      </w:r>
      <w:r w:rsidR="00E85523" w:rsidRPr="00E85523">
        <w:rPr>
          <w:rFonts w:hint="eastAsia"/>
        </w:rPr>
        <w:t>Induced</w:t>
      </w:r>
      <w:r w:rsidR="00E85523" w:rsidRPr="00E85523">
        <w:t xml:space="preserve"> </w:t>
      </w:r>
      <w:r w:rsidR="00E85523" w:rsidRPr="00E85523">
        <w:rPr>
          <w:rFonts w:hint="eastAsia"/>
        </w:rPr>
        <w:t>position encoding readout technique provides an a</w:t>
      </w:r>
      <w:r w:rsidR="00E85523" w:rsidRPr="00E85523">
        <w:t>ttractive</w:t>
      </w:r>
      <w:r w:rsidR="00E85523" w:rsidRPr="00E85523">
        <w:rPr>
          <w:rFonts w:hint="eastAsia"/>
        </w:rPr>
        <w:t xml:space="preserve"> way to </w:t>
      </w:r>
      <w:r w:rsidR="00E85523" w:rsidRPr="00E85523">
        <w:t>significantly</w:t>
      </w:r>
      <w:r w:rsidR="00E85523" w:rsidRPr="00E85523">
        <w:rPr>
          <w:rFonts w:hint="eastAsia"/>
        </w:rPr>
        <w:t xml:space="preserve"> reduce the number of readout channels</w:t>
      </w:r>
      <w:r w:rsidR="00E85523" w:rsidRPr="00E85523">
        <w:t>.</w:t>
      </w:r>
      <w:r w:rsidR="00E85523" w:rsidRPr="00E85523">
        <w:rPr>
          <w:rFonts w:hint="eastAsia"/>
        </w:rPr>
        <w:t xml:space="preserve"> In this paper, we present an e</w:t>
      </w:r>
      <w:r w:rsidR="00E85523" w:rsidRPr="00E85523">
        <w:t>xtensible</w:t>
      </w:r>
      <w:r w:rsidR="00E85523" w:rsidRPr="00E85523">
        <w:rPr>
          <w:rFonts w:hint="eastAsia"/>
        </w:rPr>
        <w:t xml:space="preserve"> i</w:t>
      </w:r>
      <w:r w:rsidR="00E85523" w:rsidRPr="00E85523">
        <w:t>nduc</w:t>
      </w:r>
      <w:r w:rsidR="00E85523" w:rsidRPr="00E85523">
        <w:rPr>
          <w:rFonts w:hint="eastAsia"/>
        </w:rPr>
        <w:t>ed position encoding r</w:t>
      </w:r>
      <w:r w:rsidR="00E85523" w:rsidRPr="00E85523">
        <w:t xml:space="preserve">eadout </w:t>
      </w:r>
      <w:r w:rsidR="00E85523" w:rsidRPr="00E85523">
        <w:rPr>
          <w:rFonts w:hint="eastAsia"/>
        </w:rPr>
        <w:t>m</w:t>
      </w:r>
      <w:r w:rsidR="00E85523" w:rsidRPr="00E85523">
        <w:t>ethod</w:t>
      </w:r>
      <w:r w:rsidR="00E85523" w:rsidRPr="00E85523">
        <w:rPr>
          <w:rFonts w:hint="eastAsia"/>
        </w:rPr>
        <w:t xml:space="preserve"> </w:t>
      </w:r>
      <w:r w:rsidR="00E85523" w:rsidRPr="00E85523">
        <w:t xml:space="preserve">for </w:t>
      </w:r>
      <w:r w:rsidR="00E85523" w:rsidRPr="00E85523">
        <w:rPr>
          <w:rFonts w:hint="eastAsia"/>
        </w:rPr>
        <w:t xml:space="preserve">MPGDs. The method is </w:t>
      </w:r>
      <w:r w:rsidR="00E85523" w:rsidRPr="00E85523">
        <w:t>demonstrate</w:t>
      </w:r>
      <w:r w:rsidR="00E85523" w:rsidRPr="00E85523">
        <w:rPr>
          <w:rFonts w:hint="eastAsia"/>
        </w:rPr>
        <w:t xml:space="preserve">d by the </w:t>
      </w:r>
      <w:r w:rsidR="00E85523" w:rsidRPr="00E85523">
        <w:t>Eulerian path</w:t>
      </w:r>
      <w:r w:rsidR="00E85523" w:rsidRPr="00E85523">
        <w:rPr>
          <w:rFonts w:hint="eastAsia"/>
        </w:rPr>
        <w:t xml:space="preserve"> of graph theory. A</w:t>
      </w:r>
      <w:r w:rsidR="00E85523" w:rsidRPr="00E85523">
        <w:t xml:space="preserve"> standard</w:t>
      </w:r>
      <w:r w:rsidR="00E85523" w:rsidRPr="00E85523">
        <w:rPr>
          <w:rFonts w:hint="eastAsia"/>
        </w:rPr>
        <w:t xml:space="preserve"> encoding rule is</w:t>
      </w:r>
      <w:r w:rsidR="00E85523" w:rsidRPr="00E85523">
        <w:t xml:space="preserve"> provided</w:t>
      </w:r>
      <w:r w:rsidR="00E85523" w:rsidRPr="00E85523">
        <w:rPr>
          <w:rFonts w:hint="eastAsia"/>
        </w:rPr>
        <w:t>, and a general formula of encoding &amp; decoding for n channels is derived. U</w:t>
      </w:r>
      <w:r w:rsidR="00E85523" w:rsidRPr="00E85523">
        <w:t xml:space="preserve">nder the premise of such </w:t>
      </w:r>
      <w:r w:rsidR="00E85523" w:rsidRPr="00E85523">
        <w:rPr>
          <w:rFonts w:hint="eastAsia"/>
        </w:rPr>
        <w:t xml:space="preserve">method, a </w:t>
      </w:r>
      <w:r w:rsidR="00E85523" w:rsidRPr="00E85523">
        <w:t>one-dimensional</w:t>
      </w:r>
      <w:r w:rsidR="00E85523" w:rsidRPr="00E85523">
        <w:rPr>
          <w:rFonts w:hint="eastAsia"/>
        </w:rPr>
        <w:t xml:space="preserve"> induced position encoding </w:t>
      </w:r>
      <w:r w:rsidR="00E85523" w:rsidRPr="00E85523">
        <w:t>readout</w:t>
      </w:r>
      <w:r w:rsidR="00E85523" w:rsidRPr="00E85523">
        <w:rPr>
          <w:rFonts w:hint="eastAsia"/>
        </w:rPr>
        <w:t xml:space="preserve"> </w:t>
      </w:r>
      <w:r w:rsidR="00E85523" w:rsidRPr="00E85523">
        <w:t>prototyping</w:t>
      </w:r>
      <w:r w:rsidR="00E85523" w:rsidRPr="00E85523">
        <w:rPr>
          <w:rFonts w:hint="eastAsia"/>
        </w:rPr>
        <w:t xml:space="preserve"> board is designed on </w:t>
      </w:r>
      <w:r w:rsidR="00E85523" w:rsidRPr="00E85523">
        <w:t xml:space="preserve">a </w:t>
      </w:r>
      <w:r w:rsidR="00E85523" w:rsidRPr="00E85523">
        <w:rPr>
          <w:rFonts w:hint="eastAsia"/>
        </w:rPr>
        <w:t>5</w:t>
      </w:r>
      <w:r w:rsidR="00E85523" w:rsidRPr="00E85523">
        <w:t>×</w:t>
      </w:r>
      <w:r w:rsidR="00E85523" w:rsidRPr="00E85523">
        <w:rPr>
          <w:rFonts w:hint="eastAsia"/>
        </w:rPr>
        <w:t xml:space="preserve">5 cm2 Thick </w:t>
      </w:r>
      <w:r w:rsidR="00E85523" w:rsidRPr="00E85523">
        <w:t>Gas Electron Multiplier</w:t>
      </w:r>
      <w:r w:rsidR="00E85523" w:rsidRPr="00E85523">
        <w:rPr>
          <w:rFonts w:hint="eastAsia"/>
        </w:rPr>
        <w:t xml:space="preserve"> (THGEM), where 47 anode strips are read out by 15 encoded </w:t>
      </w:r>
      <w:r w:rsidR="00E85523" w:rsidRPr="00E85523">
        <w:t>multiplexing</w:t>
      </w:r>
      <w:r w:rsidR="00E85523" w:rsidRPr="00E85523">
        <w:rPr>
          <w:rFonts w:hint="eastAsia"/>
        </w:rPr>
        <w:t xml:space="preserve"> </w:t>
      </w:r>
      <w:r w:rsidR="00E85523" w:rsidRPr="00E85523">
        <w:t>channel</w:t>
      </w:r>
      <w:r w:rsidR="00E85523" w:rsidRPr="00E85523">
        <w:rPr>
          <w:rFonts w:hint="eastAsia"/>
        </w:rPr>
        <w:t>s. V</w:t>
      </w:r>
      <w:r w:rsidR="00E85523" w:rsidRPr="00E85523">
        <w:t xml:space="preserve">erification </w:t>
      </w:r>
      <w:r w:rsidR="00E85523" w:rsidRPr="00E85523">
        <w:rPr>
          <w:rFonts w:hint="eastAsia"/>
        </w:rPr>
        <w:t>t</w:t>
      </w:r>
      <w:r w:rsidR="00E85523" w:rsidRPr="00E85523">
        <w:t>est</w:t>
      </w:r>
      <w:r w:rsidR="00E85523" w:rsidRPr="00E85523">
        <w:rPr>
          <w:rFonts w:hint="eastAsia"/>
        </w:rPr>
        <w:t xml:space="preserve">s are carried out on </w:t>
      </w:r>
      <w:proofErr w:type="gramStart"/>
      <w:r w:rsidR="00E85523" w:rsidRPr="00E85523">
        <w:rPr>
          <w:rFonts w:hint="eastAsia"/>
        </w:rPr>
        <w:t>a</w:t>
      </w:r>
      <w:proofErr w:type="gramEnd"/>
      <w:r w:rsidR="00E85523" w:rsidRPr="00E85523">
        <w:rPr>
          <w:rFonts w:hint="eastAsia"/>
        </w:rPr>
        <w:t xml:space="preserve"> 8 </w:t>
      </w:r>
      <w:proofErr w:type="spellStart"/>
      <w:r w:rsidR="00E85523" w:rsidRPr="00E85523">
        <w:rPr>
          <w:rFonts w:hint="eastAsia"/>
        </w:rPr>
        <w:t>keV</w:t>
      </w:r>
      <w:proofErr w:type="spellEnd"/>
      <w:r w:rsidR="00E85523" w:rsidRPr="00E85523">
        <w:rPr>
          <w:rFonts w:hint="eastAsia"/>
        </w:rPr>
        <w:t xml:space="preserve"> Cu X-ray source with 100</w:t>
      </w:r>
      <w:r w:rsidR="00E85523" w:rsidRPr="00E85523">
        <w:t>μ</w:t>
      </w:r>
      <w:r w:rsidR="00E85523" w:rsidRPr="00E85523">
        <w:rPr>
          <w:rFonts w:hint="eastAsia"/>
        </w:rPr>
        <w:t xml:space="preserve">m slit. </w:t>
      </w:r>
      <w:r w:rsidR="00E85523" w:rsidRPr="00E85523">
        <w:t>T</w:t>
      </w:r>
      <w:r w:rsidR="00E85523" w:rsidRPr="00E85523">
        <w:rPr>
          <w:rFonts w:hint="eastAsia"/>
        </w:rPr>
        <w:t xml:space="preserve">he </w:t>
      </w:r>
      <w:hyperlink r:id="rId9" w:history="1">
        <w:r w:rsidR="00E85523" w:rsidRPr="00E85523">
          <w:t>test</w:t>
        </w:r>
      </w:hyperlink>
      <w:r w:rsidR="00E85523" w:rsidRPr="00E85523">
        <w:rPr>
          <w:rFonts w:hint="eastAsia"/>
        </w:rPr>
        <w:t xml:space="preserve"> results show</w:t>
      </w:r>
      <w:r w:rsidR="00E85523" w:rsidRPr="00E85523">
        <w:t xml:space="preserve"> </w:t>
      </w:r>
      <w:r w:rsidR="00E85523" w:rsidRPr="00E85523">
        <w:rPr>
          <w:rFonts w:hint="eastAsia"/>
        </w:rPr>
        <w:t xml:space="preserve">a robust </w:t>
      </w:r>
      <w:r w:rsidR="00E85523" w:rsidRPr="00E85523">
        <w:t>feasibility</w:t>
      </w:r>
      <w:r w:rsidR="00E85523" w:rsidRPr="00E85523">
        <w:rPr>
          <w:rFonts w:hint="eastAsia"/>
        </w:rPr>
        <w:t xml:space="preserve"> of the method, and have a good spatial resolution and </w:t>
      </w:r>
      <w:r w:rsidR="00E85523" w:rsidRPr="00E85523">
        <w:t>linearity</w:t>
      </w:r>
      <w:r w:rsidR="00E85523" w:rsidRPr="00E85523">
        <w:rPr>
          <w:rFonts w:hint="eastAsia"/>
        </w:rPr>
        <w:t xml:space="preserve"> in its position response. The method can </w:t>
      </w:r>
      <w:r w:rsidR="00E85523" w:rsidRPr="00E85523">
        <w:t>dramatically</w:t>
      </w:r>
      <w:r w:rsidR="00E85523" w:rsidRPr="00E85523">
        <w:rPr>
          <w:rFonts w:hint="eastAsia"/>
        </w:rPr>
        <w:t xml:space="preserve"> reduce the number of readout</w:t>
      </w:r>
      <w:r w:rsidR="00E85523" w:rsidRPr="00E85523">
        <w:t xml:space="preserve"> channel</w:t>
      </w:r>
      <w:r w:rsidR="00E85523" w:rsidRPr="00E85523">
        <w:rPr>
          <w:rFonts w:hint="eastAsia"/>
        </w:rPr>
        <w:t xml:space="preserve">s, and has </w:t>
      </w:r>
      <w:r w:rsidR="00E85523" w:rsidRPr="00E85523">
        <w:t>potential</w:t>
      </w:r>
      <w:r w:rsidR="00E85523" w:rsidRPr="00E85523">
        <w:rPr>
          <w:rFonts w:hint="eastAsia"/>
        </w:rPr>
        <w:t xml:space="preserve"> to</w:t>
      </w:r>
      <w:r w:rsidR="00E85523" w:rsidRPr="00E85523">
        <w:t xml:space="preserve"> build large area detectors</w:t>
      </w:r>
      <w:r w:rsidR="00E85523" w:rsidRPr="00E85523">
        <w:rPr>
          <w:rFonts w:hint="eastAsia"/>
        </w:rPr>
        <w:t xml:space="preserve"> and can be easily </w:t>
      </w:r>
      <w:r w:rsidR="00E85523" w:rsidRPr="00E85523">
        <w:t>adapted</w:t>
      </w:r>
      <w:r w:rsidR="00E85523" w:rsidRPr="00E85523">
        <w:rPr>
          <w:rFonts w:hint="eastAsia"/>
        </w:rPr>
        <w:t xml:space="preserve"> to other detectors like MPGDs.</w:t>
      </w:r>
      <w:r w:rsidR="00D5536F">
        <w:t xml:space="preserve"> </w:t>
      </w:r>
    </w:p>
    <w:p w14:paraId="2AD5107A" w14:textId="77777777" w:rsidR="00E97402" w:rsidRDefault="00E97402"/>
    <w:p w14:paraId="6F54A56C" w14:textId="206AB65C" w:rsidR="00E97402" w:rsidRDefault="00E97402" w:rsidP="009C3CD2">
      <w:pPr>
        <w:pStyle w:val="IndexTerms"/>
      </w:pPr>
      <w:bookmarkStart w:id="19" w:name="PointTmp"/>
      <w:r>
        <w:rPr>
          <w:i/>
          <w:iCs/>
        </w:rPr>
        <w:t>Index Terms</w:t>
      </w:r>
      <w:r>
        <w:t>—</w:t>
      </w:r>
      <w:bookmarkStart w:id="20" w:name="OLE_LINK68"/>
      <w:r w:rsidR="009C3CD2" w:rsidRPr="009C3CD2">
        <w:rPr>
          <w:rFonts w:hint="eastAsia"/>
        </w:rPr>
        <w:t>m</w:t>
      </w:r>
      <w:r w:rsidR="009C3CD2" w:rsidRPr="009C3CD2">
        <w:t xml:space="preserve">icro-pattern </w:t>
      </w:r>
      <w:r w:rsidR="009C3CD2" w:rsidRPr="009C3CD2">
        <w:rPr>
          <w:rFonts w:hint="eastAsia"/>
        </w:rPr>
        <w:t>g</w:t>
      </w:r>
      <w:r w:rsidR="009C3CD2" w:rsidRPr="009C3CD2">
        <w:t>as</w:t>
      </w:r>
      <w:r w:rsidR="009C3CD2" w:rsidRPr="009C3CD2">
        <w:rPr>
          <w:rFonts w:hint="eastAsia"/>
        </w:rPr>
        <w:t xml:space="preserve"> d</w:t>
      </w:r>
      <w:r w:rsidR="009C3CD2" w:rsidRPr="009C3CD2">
        <w:t>etector</w:t>
      </w:r>
      <w:r w:rsidR="009C3CD2" w:rsidRPr="009C3CD2">
        <w:rPr>
          <w:rFonts w:hint="eastAsia"/>
        </w:rPr>
        <w:t>, position encoding, m</w:t>
      </w:r>
      <w:r w:rsidR="009C3CD2" w:rsidRPr="009C3CD2">
        <w:t>ultiplexing</w:t>
      </w:r>
      <w:r w:rsidR="009C3CD2" w:rsidRPr="009C3CD2">
        <w:rPr>
          <w:rFonts w:hint="eastAsia"/>
        </w:rPr>
        <w:t xml:space="preserve"> readout, </w:t>
      </w:r>
      <w:bookmarkEnd w:id="20"/>
      <w:r w:rsidR="009C3CD2" w:rsidRPr="009C3CD2">
        <w:rPr>
          <w:rFonts w:hint="eastAsia"/>
        </w:rPr>
        <w:t>tracking</w:t>
      </w:r>
    </w:p>
    <w:bookmarkEnd w:id="19"/>
    <w:p w14:paraId="1D5B113B" w14:textId="77777777" w:rsidR="00E97402" w:rsidRDefault="00E97402">
      <w:pPr>
        <w:pStyle w:val="1"/>
      </w:pPr>
      <w:r>
        <w:t>I</w:t>
      </w:r>
      <w:r>
        <w:rPr>
          <w:sz w:val="16"/>
          <w:szCs w:val="16"/>
        </w:rPr>
        <w:t>NTRODUCTION</w:t>
      </w:r>
    </w:p>
    <w:p w14:paraId="49B0B49D" w14:textId="7E055693" w:rsidR="00E97402" w:rsidRDefault="009C3CD2">
      <w:pPr>
        <w:pStyle w:val="Text"/>
        <w:keepNext/>
        <w:framePr w:dropCap="drop" w:lines="2" w:wrap="auto" w:vAnchor="text" w:hAnchor="text"/>
        <w:spacing w:line="480" w:lineRule="exact"/>
        <w:ind w:firstLine="0"/>
        <w:rPr>
          <w:smallCaps/>
          <w:position w:val="-3"/>
          <w:sz w:val="56"/>
          <w:szCs w:val="56"/>
          <w:lang w:eastAsia="zh-CN"/>
        </w:rPr>
      </w:pPr>
      <w:r>
        <w:rPr>
          <w:rFonts w:hint="eastAsia"/>
          <w:smallCaps/>
          <w:position w:val="-3"/>
          <w:sz w:val="56"/>
          <w:szCs w:val="56"/>
          <w:lang w:eastAsia="zh-CN"/>
        </w:rPr>
        <w:t>O</w:t>
      </w:r>
    </w:p>
    <w:p w14:paraId="7918C49F" w14:textId="1BADEC84" w:rsidR="00E97402" w:rsidRDefault="005E04DD" w:rsidP="009C3CD2">
      <w:pPr>
        <w:pStyle w:val="Text"/>
        <w:ind w:firstLine="0"/>
      </w:pPr>
      <w:r w:rsidRPr="001F4C5C">
        <w:rPr>
          <w:noProof/>
          <w:lang w:eastAsia="zh-CN"/>
        </w:rPr>
        <mc:AlternateContent>
          <mc:Choice Requires="wps">
            <w:drawing>
              <wp:anchor distT="0" distB="0" distL="114300" distR="114300" simplePos="0" relativeHeight="251669504" behindDoc="0" locked="0" layoutInCell="0" allowOverlap="1" wp14:anchorId="1B3B58EB" wp14:editId="2E316589">
                <wp:simplePos x="0" y="0"/>
                <wp:positionH relativeFrom="margin">
                  <wp:posOffset>3619500</wp:posOffset>
                </wp:positionH>
                <wp:positionV relativeFrom="margin">
                  <wp:posOffset>6619240</wp:posOffset>
                </wp:positionV>
                <wp:extent cx="3068955" cy="1621790"/>
                <wp:effectExtent l="0" t="0" r="0" b="0"/>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68955" cy="16217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932E63B" w14:textId="77777777" w:rsidR="001E2603" w:rsidRDefault="001E2603" w:rsidP="00BC22FE">
                            <w:pPr>
                              <w:pStyle w:val="TableTitle"/>
                            </w:pPr>
                            <w:r>
                              <w:t>TABLE I</w:t>
                            </w:r>
                          </w:p>
                          <w:p w14:paraId="50B714B6" w14:textId="7247732C" w:rsidR="001E2603" w:rsidRDefault="001E2603" w:rsidP="00BC22FE">
                            <w:pPr>
                              <w:pStyle w:val="TableTitle"/>
                              <w:rPr>
                                <w:lang w:eastAsia="zh-CN"/>
                              </w:rPr>
                            </w:pPr>
                            <w:r>
                              <w:rPr>
                                <w:rFonts w:hint="eastAsia"/>
                                <w:lang w:eastAsia="zh-CN"/>
                              </w:rPr>
                              <w:t>decoding table of 3 readout channels</w:t>
                            </w:r>
                          </w:p>
                          <w:tbl>
                            <w:tblPr>
                              <w:tblW w:w="0" w:type="auto"/>
                              <w:tblInd w:w="108" w:type="dxa"/>
                              <w:tblBorders>
                                <w:top w:val="single" w:sz="12" w:space="0" w:color="808080"/>
                                <w:bottom w:val="single" w:sz="12" w:space="0" w:color="808080"/>
                              </w:tblBorders>
                              <w:tblLayout w:type="fixed"/>
                              <w:tblLook w:val="0000" w:firstRow="0" w:lastRow="0" w:firstColumn="0" w:lastColumn="0" w:noHBand="0" w:noVBand="0"/>
                            </w:tblPr>
                            <w:tblGrid>
                              <w:gridCol w:w="2410"/>
                              <w:gridCol w:w="1910"/>
                            </w:tblGrid>
                            <w:tr w:rsidR="001E2603" w14:paraId="27464742" w14:textId="77777777" w:rsidTr="005E04DD">
                              <w:trPr>
                                <w:trHeight w:val="440"/>
                              </w:trPr>
                              <w:tc>
                                <w:tcPr>
                                  <w:tcW w:w="2410" w:type="dxa"/>
                                  <w:tcBorders>
                                    <w:top w:val="double" w:sz="6" w:space="0" w:color="auto"/>
                                    <w:left w:val="nil"/>
                                    <w:bottom w:val="single" w:sz="6" w:space="0" w:color="auto"/>
                                    <w:right w:val="nil"/>
                                  </w:tcBorders>
                                  <w:vAlign w:val="center"/>
                                </w:tcPr>
                                <w:p w14:paraId="1AA27B90" w14:textId="3223B1FB" w:rsidR="001E2603" w:rsidRDefault="001E2603" w:rsidP="005E04DD">
                                  <w:pPr>
                                    <w:jc w:val="center"/>
                                    <w:rPr>
                                      <w:smallCaps/>
                                    </w:rPr>
                                  </w:pPr>
                                  <w:r w:rsidRPr="005E04DD">
                                    <w:rPr>
                                      <w:rFonts w:hint="eastAsia"/>
                                      <w:sz w:val="16"/>
                                      <w:szCs w:val="16"/>
                                    </w:rPr>
                                    <w:t xml:space="preserve">Channel: </w:t>
                                  </w:r>
                                  <w:proofErr w:type="spellStart"/>
                                  <w:r w:rsidRPr="005E04DD">
                                    <w:rPr>
                                      <w:rFonts w:hint="eastAsia"/>
                                      <w:sz w:val="16"/>
                                      <w:szCs w:val="16"/>
                                    </w:rPr>
                                    <w:t>comparsion</w:t>
                                  </w:r>
                                  <w:proofErr w:type="spellEnd"/>
                                </w:p>
                              </w:tc>
                              <w:tc>
                                <w:tcPr>
                                  <w:tcW w:w="1910" w:type="dxa"/>
                                  <w:tcBorders>
                                    <w:top w:val="double" w:sz="6" w:space="0" w:color="auto"/>
                                    <w:left w:val="nil"/>
                                    <w:bottom w:val="single" w:sz="6" w:space="0" w:color="auto"/>
                                    <w:right w:val="nil"/>
                                  </w:tcBorders>
                                  <w:vAlign w:val="center"/>
                                </w:tcPr>
                                <w:p w14:paraId="309034CC" w14:textId="5D3B5690" w:rsidR="001E2603" w:rsidRDefault="001E2603">
                                  <w:pPr>
                                    <w:jc w:val="center"/>
                                    <w:rPr>
                                      <w:sz w:val="16"/>
                                      <w:szCs w:val="16"/>
                                    </w:rPr>
                                  </w:pPr>
                                  <w:r w:rsidRPr="0004684F">
                                    <w:rPr>
                                      <w:rStyle w:val="keyword"/>
                                      <w:rFonts w:eastAsiaTheme="minorEastAsia"/>
                                      <w:color w:val="000000" w:themeColor="text1"/>
                                      <w:sz w:val="18"/>
                                      <w:szCs w:val="18"/>
                                    </w:rPr>
                                    <w:t>S</w:t>
                                  </w:r>
                                  <w:r w:rsidRPr="0004684F">
                                    <w:rPr>
                                      <w:rStyle w:val="keyword"/>
                                      <w:rFonts w:eastAsiaTheme="minorEastAsia" w:hint="eastAsia"/>
                                      <w:color w:val="000000" w:themeColor="text1"/>
                                      <w:sz w:val="18"/>
                                      <w:szCs w:val="18"/>
                                    </w:rPr>
                                    <w:t>trip: position</w:t>
                                  </w:r>
                                </w:p>
                              </w:tc>
                            </w:tr>
                            <w:tr w:rsidR="001E2603" w14:paraId="53B74BD3" w14:textId="77777777" w:rsidTr="005E04DD">
                              <w:tc>
                                <w:tcPr>
                                  <w:tcW w:w="2410" w:type="dxa"/>
                                  <w:tcBorders>
                                    <w:top w:val="nil"/>
                                    <w:left w:val="nil"/>
                                    <w:bottom w:val="nil"/>
                                    <w:right w:val="nil"/>
                                  </w:tcBorders>
                                </w:tcPr>
                                <w:p w14:paraId="4E287DF3" w14:textId="1E315972" w:rsidR="001E2603" w:rsidRDefault="001E2603" w:rsidP="005E04DD">
                                  <w:pPr>
                                    <w:jc w:val="center"/>
                                    <w:rPr>
                                      <w:sz w:val="16"/>
                                      <w:szCs w:val="16"/>
                                    </w:rPr>
                                  </w:pPr>
                                  <w:r>
                                    <w:rPr>
                                      <w:rStyle w:val="keyword"/>
                                      <w:rFonts w:eastAsiaTheme="minorEastAsia" w:hint="eastAsia"/>
                                      <w:color w:val="000000" w:themeColor="text1"/>
                                      <w:sz w:val="18"/>
                                      <w:szCs w:val="18"/>
                                    </w:rPr>
                                    <w:t>CH1&gt;CH2</w:t>
                                  </w:r>
                                </w:p>
                              </w:tc>
                              <w:tc>
                                <w:tcPr>
                                  <w:tcW w:w="1910" w:type="dxa"/>
                                  <w:tcBorders>
                                    <w:top w:val="nil"/>
                                    <w:left w:val="nil"/>
                                    <w:bottom w:val="nil"/>
                                    <w:right w:val="nil"/>
                                  </w:tcBorders>
                                </w:tcPr>
                                <w:p w14:paraId="0274BE5B" w14:textId="136D4182" w:rsidR="001E2603" w:rsidRDefault="001E2603" w:rsidP="005E04DD">
                                  <w:pPr>
                                    <w:jc w:val="center"/>
                                    <w:rPr>
                                      <w:sz w:val="16"/>
                                      <w:szCs w:val="16"/>
                                    </w:rPr>
                                  </w:pPr>
                                  <w:r>
                                    <w:rPr>
                                      <w:rStyle w:val="keyword"/>
                                      <w:rFonts w:eastAsiaTheme="minorEastAsia"/>
                                      <w:color w:val="000000" w:themeColor="text1"/>
                                      <w:sz w:val="18"/>
                                      <w:szCs w:val="18"/>
                                    </w:rPr>
                                    <w:t>S</w:t>
                                  </w:r>
                                  <w:r>
                                    <w:rPr>
                                      <w:rStyle w:val="keyword"/>
                                      <w:rFonts w:eastAsiaTheme="minorEastAsia" w:hint="eastAsia"/>
                                      <w:color w:val="000000" w:themeColor="text1"/>
                                      <w:sz w:val="18"/>
                                      <w:szCs w:val="18"/>
                                    </w:rPr>
                                    <w:t>trip 1</w:t>
                                  </w:r>
                                </w:p>
                              </w:tc>
                            </w:tr>
                            <w:tr w:rsidR="001E2603" w14:paraId="65375AB1" w14:textId="77777777" w:rsidTr="005E04DD">
                              <w:tc>
                                <w:tcPr>
                                  <w:tcW w:w="2410" w:type="dxa"/>
                                  <w:tcBorders>
                                    <w:top w:val="nil"/>
                                    <w:left w:val="nil"/>
                                    <w:bottom w:val="nil"/>
                                    <w:right w:val="nil"/>
                                  </w:tcBorders>
                                </w:tcPr>
                                <w:p w14:paraId="17FE32D4" w14:textId="6B38A498" w:rsidR="001E2603" w:rsidRPr="007F3E55" w:rsidRDefault="001E2603" w:rsidP="005E04DD">
                                  <w:pPr>
                                    <w:jc w:val="center"/>
                                    <w:rPr>
                                      <w:sz w:val="16"/>
                                      <w:szCs w:val="16"/>
                                    </w:rPr>
                                  </w:pPr>
                                  <w:r>
                                    <w:rPr>
                                      <w:rStyle w:val="keyword"/>
                                      <w:rFonts w:eastAsiaTheme="minorEastAsia" w:hint="eastAsia"/>
                                      <w:color w:val="000000" w:themeColor="text1"/>
                                      <w:sz w:val="18"/>
                                      <w:szCs w:val="18"/>
                                    </w:rPr>
                                    <w:t>CH2&gt;CH3</w:t>
                                  </w:r>
                                </w:p>
                              </w:tc>
                              <w:tc>
                                <w:tcPr>
                                  <w:tcW w:w="1910" w:type="dxa"/>
                                  <w:tcBorders>
                                    <w:top w:val="nil"/>
                                    <w:left w:val="nil"/>
                                    <w:bottom w:val="nil"/>
                                    <w:right w:val="nil"/>
                                  </w:tcBorders>
                                </w:tcPr>
                                <w:p w14:paraId="0DF0AD5C" w14:textId="25D065CC" w:rsidR="001E2603" w:rsidRPr="007F3E55" w:rsidRDefault="001E2603" w:rsidP="005E04DD">
                                  <w:pPr>
                                    <w:jc w:val="center"/>
                                    <w:rPr>
                                      <w:sz w:val="16"/>
                                      <w:szCs w:val="16"/>
                                      <w:vertAlign w:val="superscript"/>
                                    </w:rPr>
                                  </w:pPr>
                                  <w:r>
                                    <w:rPr>
                                      <w:rStyle w:val="keyword"/>
                                      <w:rFonts w:eastAsiaTheme="minorEastAsia"/>
                                      <w:color w:val="000000" w:themeColor="text1"/>
                                      <w:sz w:val="18"/>
                                      <w:szCs w:val="18"/>
                                    </w:rPr>
                                    <w:t>S</w:t>
                                  </w:r>
                                  <w:r>
                                    <w:rPr>
                                      <w:rStyle w:val="keyword"/>
                                      <w:rFonts w:eastAsiaTheme="minorEastAsia" w:hint="eastAsia"/>
                                      <w:color w:val="000000" w:themeColor="text1"/>
                                      <w:sz w:val="18"/>
                                      <w:szCs w:val="18"/>
                                    </w:rPr>
                                    <w:t>trip 2</w:t>
                                  </w:r>
                                </w:p>
                              </w:tc>
                            </w:tr>
                            <w:tr w:rsidR="001E2603" w14:paraId="7303A611" w14:textId="77777777" w:rsidTr="005E04DD">
                              <w:tc>
                                <w:tcPr>
                                  <w:tcW w:w="2410" w:type="dxa"/>
                                  <w:tcBorders>
                                    <w:top w:val="nil"/>
                                    <w:left w:val="nil"/>
                                    <w:bottom w:val="nil"/>
                                    <w:right w:val="nil"/>
                                  </w:tcBorders>
                                </w:tcPr>
                                <w:p w14:paraId="179F21F4" w14:textId="1ECF227A" w:rsidR="001E2603" w:rsidRPr="007F3E55" w:rsidRDefault="001E2603" w:rsidP="005E04DD">
                                  <w:pPr>
                                    <w:jc w:val="center"/>
                                    <w:rPr>
                                      <w:sz w:val="16"/>
                                      <w:szCs w:val="16"/>
                                    </w:rPr>
                                  </w:pPr>
                                  <w:r>
                                    <w:rPr>
                                      <w:rStyle w:val="keyword"/>
                                      <w:rFonts w:eastAsiaTheme="minorEastAsia" w:hint="eastAsia"/>
                                      <w:color w:val="000000" w:themeColor="text1"/>
                                      <w:sz w:val="18"/>
                                      <w:szCs w:val="18"/>
                                    </w:rPr>
                                    <w:t>CH3&gt;CH1</w:t>
                                  </w:r>
                                </w:p>
                              </w:tc>
                              <w:tc>
                                <w:tcPr>
                                  <w:tcW w:w="1910" w:type="dxa"/>
                                  <w:tcBorders>
                                    <w:top w:val="nil"/>
                                    <w:left w:val="nil"/>
                                    <w:bottom w:val="nil"/>
                                    <w:right w:val="nil"/>
                                  </w:tcBorders>
                                </w:tcPr>
                                <w:p w14:paraId="4EE64576" w14:textId="4ED62CCE" w:rsidR="001E2603" w:rsidRPr="007F3E55" w:rsidRDefault="001E2603" w:rsidP="005E04DD">
                                  <w:pPr>
                                    <w:jc w:val="center"/>
                                    <w:rPr>
                                      <w:sz w:val="16"/>
                                      <w:szCs w:val="16"/>
                                    </w:rPr>
                                  </w:pPr>
                                  <w:r>
                                    <w:rPr>
                                      <w:rStyle w:val="keyword"/>
                                      <w:rFonts w:eastAsiaTheme="minorEastAsia"/>
                                      <w:color w:val="000000" w:themeColor="text1"/>
                                      <w:sz w:val="18"/>
                                      <w:szCs w:val="18"/>
                                    </w:rPr>
                                    <w:t>S</w:t>
                                  </w:r>
                                  <w:r>
                                    <w:rPr>
                                      <w:rStyle w:val="keyword"/>
                                      <w:rFonts w:eastAsiaTheme="minorEastAsia" w:hint="eastAsia"/>
                                      <w:color w:val="000000" w:themeColor="text1"/>
                                      <w:sz w:val="18"/>
                                      <w:szCs w:val="18"/>
                                    </w:rPr>
                                    <w:t>trip 3</w:t>
                                  </w:r>
                                </w:p>
                              </w:tc>
                            </w:tr>
                            <w:tr w:rsidR="001E2603" w14:paraId="3630B81D" w14:textId="77777777" w:rsidTr="005E04DD">
                              <w:tc>
                                <w:tcPr>
                                  <w:tcW w:w="2410" w:type="dxa"/>
                                  <w:tcBorders>
                                    <w:top w:val="nil"/>
                                    <w:left w:val="nil"/>
                                    <w:bottom w:val="nil"/>
                                    <w:right w:val="nil"/>
                                  </w:tcBorders>
                                </w:tcPr>
                                <w:p w14:paraId="6E06D116" w14:textId="095EC54D" w:rsidR="001E2603" w:rsidRPr="007F3E55" w:rsidRDefault="001E2603" w:rsidP="005E04DD">
                                  <w:pPr>
                                    <w:jc w:val="center"/>
                                    <w:rPr>
                                      <w:sz w:val="16"/>
                                      <w:szCs w:val="16"/>
                                      <w:vertAlign w:val="superscript"/>
                                    </w:rPr>
                                  </w:pPr>
                                  <w:r>
                                    <w:rPr>
                                      <w:rStyle w:val="keyword"/>
                                      <w:rFonts w:eastAsiaTheme="minorEastAsia" w:hint="eastAsia"/>
                                      <w:color w:val="000000" w:themeColor="text1"/>
                                      <w:sz w:val="18"/>
                                      <w:szCs w:val="18"/>
                                    </w:rPr>
                                    <w:t>CH1&gt;CH3</w:t>
                                  </w:r>
                                </w:p>
                              </w:tc>
                              <w:tc>
                                <w:tcPr>
                                  <w:tcW w:w="1910" w:type="dxa"/>
                                  <w:tcBorders>
                                    <w:top w:val="nil"/>
                                    <w:left w:val="nil"/>
                                    <w:bottom w:val="nil"/>
                                    <w:right w:val="nil"/>
                                  </w:tcBorders>
                                </w:tcPr>
                                <w:p w14:paraId="31B6358A" w14:textId="53755A8F" w:rsidR="001E2603" w:rsidRPr="007F3E55" w:rsidRDefault="001E2603" w:rsidP="005E04DD">
                                  <w:pPr>
                                    <w:jc w:val="center"/>
                                    <w:rPr>
                                      <w:sz w:val="16"/>
                                      <w:szCs w:val="16"/>
                                    </w:rPr>
                                  </w:pPr>
                                  <w:r>
                                    <w:rPr>
                                      <w:rStyle w:val="keyword"/>
                                      <w:rFonts w:eastAsiaTheme="minorEastAsia"/>
                                      <w:color w:val="000000" w:themeColor="text1"/>
                                      <w:sz w:val="18"/>
                                      <w:szCs w:val="18"/>
                                    </w:rPr>
                                    <w:t>S</w:t>
                                  </w:r>
                                  <w:r>
                                    <w:rPr>
                                      <w:rStyle w:val="keyword"/>
                                      <w:rFonts w:eastAsiaTheme="minorEastAsia" w:hint="eastAsia"/>
                                      <w:color w:val="000000" w:themeColor="text1"/>
                                      <w:sz w:val="18"/>
                                      <w:szCs w:val="18"/>
                                    </w:rPr>
                                    <w:t>trip 4</w:t>
                                  </w:r>
                                </w:p>
                              </w:tc>
                            </w:tr>
                            <w:tr w:rsidR="001E2603" w14:paraId="6D4C32D7" w14:textId="77777777" w:rsidTr="005E04DD">
                              <w:trPr>
                                <w:trHeight w:val="140"/>
                              </w:trPr>
                              <w:tc>
                                <w:tcPr>
                                  <w:tcW w:w="2410" w:type="dxa"/>
                                  <w:tcBorders>
                                    <w:top w:val="nil"/>
                                    <w:left w:val="nil"/>
                                    <w:bottom w:val="nil"/>
                                    <w:right w:val="nil"/>
                                  </w:tcBorders>
                                </w:tcPr>
                                <w:p w14:paraId="0614073B" w14:textId="5C3B07C6" w:rsidR="001E2603" w:rsidRDefault="001E2603" w:rsidP="005E04DD">
                                  <w:pPr>
                                    <w:jc w:val="center"/>
                                    <w:rPr>
                                      <w:sz w:val="16"/>
                                      <w:szCs w:val="16"/>
                                    </w:rPr>
                                  </w:pPr>
                                  <w:r>
                                    <w:rPr>
                                      <w:rStyle w:val="keyword"/>
                                      <w:rFonts w:eastAsiaTheme="minorEastAsia" w:hint="eastAsia"/>
                                      <w:color w:val="000000" w:themeColor="text1"/>
                                      <w:sz w:val="18"/>
                                      <w:szCs w:val="18"/>
                                    </w:rPr>
                                    <w:t>CH3&gt;CH2</w:t>
                                  </w:r>
                                </w:p>
                              </w:tc>
                              <w:tc>
                                <w:tcPr>
                                  <w:tcW w:w="1910" w:type="dxa"/>
                                  <w:tcBorders>
                                    <w:top w:val="nil"/>
                                    <w:left w:val="nil"/>
                                    <w:bottom w:val="nil"/>
                                    <w:right w:val="nil"/>
                                  </w:tcBorders>
                                </w:tcPr>
                                <w:p w14:paraId="49661BFA" w14:textId="5C90B9A2" w:rsidR="001E2603" w:rsidRDefault="001E2603" w:rsidP="005E04DD">
                                  <w:pPr>
                                    <w:jc w:val="center"/>
                                    <w:rPr>
                                      <w:sz w:val="16"/>
                                      <w:szCs w:val="16"/>
                                    </w:rPr>
                                  </w:pPr>
                                  <w:r>
                                    <w:rPr>
                                      <w:rStyle w:val="keyword"/>
                                      <w:rFonts w:eastAsiaTheme="minorEastAsia"/>
                                      <w:color w:val="000000" w:themeColor="text1"/>
                                      <w:sz w:val="18"/>
                                      <w:szCs w:val="18"/>
                                    </w:rPr>
                                    <w:t>S</w:t>
                                  </w:r>
                                  <w:r>
                                    <w:rPr>
                                      <w:rStyle w:val="keyword"/>
                                      <w:rFonts w:eastAsiaTheme="minorEastAsia" w:hint="eastAsia"/>
                                      <w:color w:val="000000" w:themeColor="text1"/>
                                      <w:sz w:val="18"/>
                                      <w:szCs w:val="18"/>
                                    </w:rPr>
                                    <w:t>trip 5</w:t>
                                  </w:r>
                                </w:p>
                              </w:tc>
                            </w:tr>
                            <w:tr w:rsidR="001E2603" w14:paraId="0455BCC2" w14:textId="77777777" w:rsidTr="005E04DD">
                              <w:trPr>
                                <w:trHeight w:val="145"/>
                              </w:trPr>
                              <w:tc>
                                <w:tcPr>
                                  <w:tcW w:w="2410" w:type="dxa"/>
                                  <w:tcBorders>
                                    <w:top w:val="nil"/>
                                    <w:left w:val="nil"/>
                                    <w:bottom w:val="double" w:sz="6" w:space="0" w:color="auto"/>
                                    <w:right w:val="nil"/>
                                  </w:tcBorders>
                                </w:tcPr>
                                <w:p w14:paraId="46372CDE" w14:textId="671C616B" w:rsidR="001E2603" w:rsidRDefault="001E2603" w:rsidP="005E04DD">
                                  <w:pPr>
                                    <w:jc w:val="center"/>
                                    <w:rPr>
                                      <w:rStyle w:val="keyword"/>
                                      <w:rFonts w:eastAsiaTheme="minorEastAsia"/>
                                      <w:color w:val="000000" w:themeColor="text1"/>
                                      <w:sz w:val="18"/>
                                      <w:szCs w:val="18"/>
                                    </w:rPr>
                                  </w:pPr>
                                  <w:bookmarkStart w:id="21" w:name="OLE_LINK2"/>
                                  <w:r>
                                    <w:rPr>
                                      <w:rStyle w:val="keyword"/>
                                      <w:rFonts w:eastAsiaTheme="minorEastAsia" w:hint="eastAsia"/>
                                      <w:color w:val="000000" w:themeColor="text1"/>
                                      <w:sz w:val="18"/>
                                      <w:szCs w:val="18"/>
                                    </w:rPr>
                                    <w:t>CH2&gt;CH1</w:t>
                                  </w:r>
                                  <w:bookmarkEnd w:id="21"/>
                                </w:p>
                              </w:tc>
                              <w:tc>
                                <w:tcPr>
                                  <w:tcW w:w="1910" w:type="dxa"/>
                                  <w:tcBorders>
                                    <w:top w:val="nil"/>
                                    <w:left w:val="nil"/>
                                    <w:bottom w:val="double" w:sz="6" w:space="0" w:color="auto"/>
                                    <w:right w:val="nil"/>
                                  </w:tcBorders>
                                </w:tcPr>
                                <w:p w14:paraId="4DC11BD6" w14:textId="46D22D7F" w:rsidR="001E2603" w:rsidRDefault="001E2603" w:rsidP="005E04DD">
                                  <w:pPr>
                                    <w:jc w:val="center"/>
                                    <w:rPr>
                                      <w:rStyle w:val="keyword"/>
                                      <w:rFonts w:eastAsiaTheme="minorEastAsia"/>
                                      <w:color w:val="000000" w:themeColor="text1"/>
                                      <w:sz w:val="18"/>
                                      <w:szCs w:val="18"/>
                                    </w:rPr>
                                  </w:pPr>
                                  <w:r>
                                    <w:rPr>
                                      <w:rStyle w:val="keyword"/>
                                      <w:rFonts w:eastAsiaTheme="minorEastAsia"/>
                                      <w:color w:val="000000" w:themeColor="text1"/>
                                      <w:sz w:val="18"/>
                                      <w:szCs w:val="18"/>
                                    </w:rPr>
                                    <w:t>S</w:t>
                                  </w:r>
                                  <w:r>
                                    <w:rPr>
                                      <w:rStyle w:val="keyword"/>
                                      <w:rFonts w:eastAsiaTheme="minorEastAsia" w:hint="eastAsia"/>
                                      <w:color w:val="000000" w:themeColor="text1"/>
                                      <w:sz w:val="18"/>
                                      <w:szCs w:val="18"/>
                                    </w:rPr>
                                    <w:t>trip 6</w:t>
                                  </w:r>
                                </w:p>
                              </w:tc>
                            </w:tr>
                          </w:tbl>
                          <w:p w14:paraId="1F4746F6" w14:textId="77777777" w:rsidR="001E2603" w:rsidRDefault="001E2603" w:rsidP="00BC22FE">
                            <w:pPr>
                              <w:pStyle w:val="a4"/>
                            </w:pPr>
                          </w:p>
                          <w:p w14:paraId="0C7A11BA" w14:textId="77777777" w:rsidR="001E2603" w:rsidRDefault="001E2603" w:rsidP="00BC22FE"/>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285pt;margin-top:521.2pt;width:241.65pt;height:127.7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" o:allowincell="f" stroked="f">
                <v:textbox inset="0,0,0,0">
                  <w:txbxContent>
                    <w:p w14:paraId="1932E63B" w14:textId="77777777" w:rsidR="001E2603" w:rsidRDefault="001E2603" w:rsidP="00BC22FE">
                      <w:pPr>
                        <w:pStyle w:val="TableTitle"/>
                      </w:pPr>
                      <w:r>
                        <w:t>TABLE I</w:t>
                      </w:r>
                    </w:p>
                    <w:p w14:paraId="50B714B6" w14:textId="7247732C" w:rsidR="001E2603" w:rsidRDefault="001E2603" w:rsidP="00BC22FE">
                      <w:pPr>
                        <w:pStyle w:val="TableTitle"/>
                        <w:rPr>
                          <w:lang w:eastAsia="zh-CN"/>
                        </w:rPr>
                      </w:pPr>
                      <w:r>
                        <w:rPr>
                          <w:rFonts w:hint="eastAsia"/>
                          <w:lang w:eastAsia="zh-CN"/>
                        </w:rPr>
                        <w:t>decoding table of 3 readout channels</w:t>
                      </w:r>
                    </w:p>
                    <w:tbl>
                      <w:tblPr>
                        <w:tblW w:w="0" w:type="auto"/>
                        <w:tblInd w:w="108" w:type="dxa"/>
                        <w:tblBorders>
                          <w:top w:val="single" w:sz="12" w:space="0" w:color="808080"/>
                          <w:bottom w:val="single" w:sz="12" w:space="0" w:color="808080"/>
                        </w:tblBorders>
                        <w:tblLayout w:type="fixed"/>
                        <w:tblLook w:val="0000" w:firstRow="0" w:lastRow="0" w:firstColumn="0" w:lastColumn="0" w:noHBand="0" w:noVBand="0"/>
                      </w:tblPr>
                      <w:tblGrid>
                        <w:gridCol w:w="2410"/>
                        <w:gridCol w:w="1910"/>
                      </w:tblGrid>
                      <w:tr w:rsidR="001E2603" w14:paraId="27464742" w14:textId="77777777" w:rsidTr="005E04DD">
                        <w:trPr>
                          <w:trHeight w:val="440"/>
                        </w:trPr>
                        <w:tc>
                          <w:tcPr>
                            <w:tcW w:w="2410" w:type="dxa"/>
                            <w:tcBorders>
                              <w:top w:val="double" w:sz="6" w:space="0" w:color="auto"/>
                              <w:left w:val="nil"/>
                              <w:bottom w:val="single" w:sz="6" w:space="0" w:color="auto"/>
                              <w:right w:val="nil"/>
                            </w:tcBorders>
                            <w:vAlign w:val="center"/>
                          </w:tcPr>
                          <w:p w14:paraId="1AA27B90" w14:textId="3223B1FB" w:rsidR="001E2603" w:rsidRDefault="001E2603" w:rsidP="005E04DD">
                            <w:pPr>
                              <w:jc w:val="center"/>
                              <w:rPr>
                                <w:smallCaps/>
                              </w:rPr>
                            </w:pPr>
                            <w:r w:rsidRPr="005E04DD">
                              <w:rPr>
                                <w:rFonts w:hint="eastAsia"/>
                                <w:sz w:val="16"/>
                                <w:szCs w:val="16"/>
                              </w:rPr>
                              <w:t xml:space="preserve">Channel: </w:t>
                            </w:r>
                            <w:proofErr w:type="spellStart"/>
                            <w:r w:rsidRPr="005E04DD">
                              <w:rPr>
                                <w:rFonts w:hint="eastAsia"/>
                                <w:sz w:val="16"/>
                                <w:szCs w:val="16"/>
                              </w:rPr>
                              <w:t>comparsion</w:t>
                            </w:r>
                            <w:proofErr w:type="spellEnd"/>
                          </w:p>
                        </w:tc>
                        <w:tc>
                          <w:tcPr>
                            <w:tcW w:w="1910" w:type="dxa"/>
                            <w:tcBorders>
                              <w:top w:val="double" w:sz="6" w:space="0" w:color="auto"/>
                              <w:left w:val="nil"/>
                              <w:bottom w:val="single" w:sz="6" w:space="0" w:color="auto"/>
                              <w:right w:val="nil"/>
                            </w:tcBorders>
                            <w:vAlign w:val="center"/>
                          </w:tcPr>
                          <w:p w14:paraId="309034CC" w14:textId="5D3B5690" w:rsidR="001E2603" w:rsidRDefault="001E2603">
                            <w:pPr>
                              <w:jc w:val="center"/>
                              <w:rPr>
                                <w:sz w:val="16"/>
                                <w:szCs w:val="16"/>
                              </w:rPr>
                            </w:pPr>
                            <w:r w:rsidRPr="0004684F">
                              <w:rPr>
                                <w:rStyle w:val="keyword"/>
                                <w:rFonts w:eastAsiaTheme="minorEastAsia"/>
                                <w:color w:val="000000" w:themeColor="text1"/>
                                <w:sz w:val="18"/>
                                <w:szCs w:val="18"/>
                              </w:rPr>
                              <w:t>S</w:t>
                            </w:r>
                            <w:r w:rsidRPr="0004684F">
                              <w:rPr>
                                <w:rStyle w:val="keyword"/>
                                <w:rFonts w:eastAsiaTheme="minorEastAsia" w:hint="eastAsia"/>
                                <w:color w:val="000000" w:themeColor="text1"/>
                                <w:sz w:val="18"/>
                                <w:szCs w:val="18"/>
                              </w:rPr>
                              <w:t>trip: position</w:t>
                            </w:r>
                          </w:p>
                        </w:tc>
                      </w:tr>
                      <w:tr w:rsidR="001E2603" w14:paraId="53B74BD3" w14:textId="77777777" w:rsidTr="005E04DD">
                        <w:tc>
                          <w:tcPr>
                            <w:tcW w:w="2410" w:type="dxa"/>
                            <w:tcBorders>
                              <w:top w:val="nil"/>
                              <w:left w:val="nil"/>
                              <w:bottom w:val="nil"/>
                              <w:right w:val="nil"/>
                            </w:tcBorders>
                          </w:tcPr>
                          <w:p w14:paraId="4E287DF3" w14:textId="1E315972" w:rsidR="001E2603" w:rsidRDefault="001E2603" w:rsidP="005E04DD">
                            <w:pPr>
                              <w:jc w:val="center"/>
                              <w:rPr>
                                <w:sz w:val="16"/>
                                <w:szCs w:val="16"/>
                              </w:rPr>
                            </w:pPr>
                            <w:r>
                              <w:rPr>
                                <w:rStyle w:val="keyword"/>
                                <w:rFonts w:eastAsiaTheme="minorEastAsia" w:hint="eastAsia"/>
                                <w:color w:val="000000" w:themeColor="text1"/>
                                <w:sz w:val="18"/>
                                <w:szCs w:val="18"/>
                              </w:rPr>
                              <w:t>CH1&gt;CH2</w:t>
                            </w:r>
                          </w:p>
                        </w:tc>
                        <w:tc>
                          <w:tcPr>
                            <w:tcW w:w="1910" w:type="dxa"/>
                            <w:tcBorders>
                              <w:top w:val="nil"/>
                              <w:left w:val="nil"/>
                              <w:bottom w:val="nil"/>
                              <w:right w:val="nil"/>
                            </w:tcBorders>
                          </w:tcPr>
                          <w:p w14:paraId="0274BE5B" w14:textId="136D4182" w:rsidR="001E2603" w:rsidRDefault="001E2603" w:rsidP="005E04DD">
                            <w:pPr>
                              <w:jc w:val="center"/>
                              <w:rPr>
                                <w:sz w:val="16"/>
                                <w:szCs w:val="16"/>
                              </w:rPr>
                            </w:pPr>
                            <w:r>
                              <w:rPr>
                                <w:rStyle w:val="keyword"/>
                                <w:rFonts w:eastAsiaTheme="minorEastAsia"/>
                                <w:color w:val="000000" w:themeColor="text1"/>
                                <w:sz w:val="18"/>
                                <w:szCs w:val="18"/>
                              </w:rPr>
                              <w:t>S</w:t>
                            </w:r>
                            <w:r>
                              <w:rPr>
                                <w:rStyle w:val="keyword"/>
                                <w:rFonts w:eastAsiaTheme="minorEastAsia" w:hint="eastAsia"/>
                                <w:color w:val="000000" w:themeColor="text1"/>
                                <w:sz w:val="18"/>
                                <w:szCs w:val="18"/>
                              </w:rPr>
                              <w:t>trip 1</w:t>
                            </w:r>
                          </w:p>
                        </w:tc>
                      </w:tr>
                      <w:tr w:rsidR="001E2603" w14:paraId="65375AB1" w14:textId="77777777" w:rsidTr="005E04DD">
                        <w:tc>
                          <w:tcPr>
                            <w:tcW w:w="2410" w:type="dxa"/>
                            <w:tcBorders>
                              <w:top w:val="nil"/>
                              <w:left w:val="nil"/>
                              <w:bottom w:val="nil"/>
                              <w:right w:val="nil"/>
                            </w:tcBorders>
                          </w:tcPr>
                          <w:p w14:paraId="17FE32D4" w14:textId="6B38A498" w:rsidR="001E2603" w:rsidRPr="007F3E55" w:rsidRDefault="001E2603" w:rsidP="005E04DD">
                            <w:pPr>
                              <w:jc w:val="center"/>
                              <w:rPr>
                                <w:sz w:val="16"/>
                                <w:szCs w:val="16"/>
                              </w:rPr>
                            </w:pPr>
                            <w:r>
                              <w:rPr>
                                <w:rStyle w:val="keyword"/>
                                <w:rFonts w:eastAsiaTheme="minorEastAsia" w:hint="eastAsia"/>
                                <w:color w:val="000000" w:themeColor="text1"/>
                                <w:sz w:val="18"/>
                                <w:szCs w:val="18"/>
                              </w:rPr>
                              <w:t>CH2&gt;CH3</w:t>
                            </w:r>
                          </w:p>
                        </w:tc>
                        <w:tc>
                          <w:tcPr>
                            <w:tcW w:w="1910" w:type="dxa"/>
                            <w:tcBorders>
                              <w:top w:val="nil"/>
                              <w:left w:val="nil"/>
                              <w:bottom w:val="nil"/>
                              <w:right w:val="nil"/>
                            </w:tcBorders>
                          </w:tcPr>
                          <w:p w14:paraId="0DF0AD5C" w14:textId="25D065CC" w:rsidR="001E2603" w:rsidRPr="007F3E55" w:rsidRDefault="001E2603" w:rsidP="005E04DD">
                            <w:pPr>
                              <w:jc w:val="center"/>
                              <w:rPr>
                                <w:sz w:val="16"/>
                                <w:szCs w:val="16"/>
                                <w:vertAlign w:val="superscript"/>
                              </w:rPr>
                            </w:pPr>
                            <w:r>
                              <w:rPr>
                                <w:rStyle w:val="keyword"/>
                                <w:rFonts w:eastAsiaTheme="minorEastAsia"/>
                                <w:color w:val="000000" w:themeColor="text1"/>
                                <w:sz w:val="18"/>
                                <w:szCs w:val="18"/>
                              </w:rPr>
                              <w:t>S</w:t>
                            </w:r>
                            <w:r>
                              <w:rPr>
                                <w:rStyle w:val="keyword"/>
                                <w:rFonts w:eastAsiaTheme="minorEastAsia" w:hint="eastAsia"/>
                                <w:color w:val="000000" w:themeColor="text1"/>
                                <w:sz w:val="18"/>
                                <w:szCs w:val="18"/>
                              </w:rPr>
                              <w:t>trip 2</w:t>
                            </w:r>
                          </w:p>
                        </w:tc>
                      </w:tr>
                      <w:tr w:rsidR="001E2603" w14:paraId="7303A611" w14:textId="77777777" w:rsidTr="005E04DD">
                        <w:tc>
                          <w:tcPr>
                            <w:tcW w:w="2410" w:type="dxa"/>
                            <w:tcBorders>
                              <w:top w:val="nil"/>
                              <w:left w:val="nil"/>
                              <w:bottom w:val="nil"/>
                              <w:right w:val="nil"/>
                            </w:tcBorders>
                          </w:tcPr>
                          <w:p w14:paraId="179F21F4" w14:textId="1ECF227A" w:rsidR="001E2603" w:rsidRPr="007F3E55" w:rsidRDefault="001E2603" w:rsidP="005E04DD">
                            <w:pPr>
                              <w:jc w:val="center"/>
                              <w:rPr>
                                <w:sz w:val="16"/>
                                <w:szCs w:val="16"/>
                              </w:rPr>
                            </w:pPr>
                            <w:r>
                              <w:rPr>
                                <w:rStyle w:val="keyword"/>
                                <w:rFonts w:eastAsiaTheme="minorEastAsia" w:hint="eastAsia"/>
                                <w:color w:val="000000" w:themeColor="text1"/>
                                <w:sz w:val="18"/>
                                <w:szCs w:val="18"/>
                              </w:rPr>
                              <w:t>CH3&gt;CH1</w:t>
                            </w:r>
                          </w:p>
                        </w:tc>
                        <w:tc>
                          <w:tcPr>
                            <w:tcW w:w="1910" w:type="dxa"/>
                            <w:tcBorders>
                              <w:top w:val="nil"/>
                              <w:left w:val="nil"/>
                              <w:bottom w:val="nil"/>
                              <w:right w:val="nil"/>
                            </w:tcBorders>
                          </w:tcPr>
                          <w:p w14:paraId="4EE64576" w14:textId="4ED62CCE" w:rsidR="001E2603" w:rsidRPr="007F3E55" w:rsidRDefault="001E2603" w:rsidP="005E04DD">
                            <w:pPr>
                              <w:jc w:val="center"/>
                              <w:rPr>
                                <w:sz w:val="16"/>
                                <w:szCs w:val="16"/>
                              </w:rPr>
                            </w:pPr>
                            <w:r>
                              <w:rPr>
                                <w:rStyle w:val="keyword"/>
                                <w:rFonts w:eastAsiaTheme="minorEastAsia"/>
                                <w:color w:val="000000" w:themeColor="text1"/>
                                <w:sz w:val="18"/>
                                <w:szCs w:val="18"/>
                              </w:rPr>
                              <w:t>S</w:t>
                            </w:r>
                            <w:r>
                              <w:rPr>
                                <w:rStyle w:val="keyword"/>
                                <w:rFonts w:eastAsiaTheme="minorEastAsia" w:hint="eastAsia"/>
                                <w:color w:val="000000" w:themeColor="text1"/>
                                <w:sz w:val="18"/>
                                <w:szCs w:val="18"/>
                              </w:rPr>
                              <w:t>trip 3</w:t>
                            </w:r>
                          </w:p>
                        </w:tc>
                      </w:tr>
                      <w:tr w:rsidR="001E2603" w14:paraId="3630B81D" w14:textId="77777777" w:rsidTr="005E04DD">
                        <w:tc>
                          <w:tcPr>
                            <w:tcW w:w="2410" w:type="dxa"/>
                            <w:tcBorders>
                              <w:top w:val="nil"/>
                              <w:left w:val="nil"/>
                              <w:bottom w:val="nil"/>
                              <w:right w:val="nil"/>
                            </w:tcBorders>
                          </w:tcPr>
                          <w:p w14:paraId="6E06D116" w14:textId="095EC54D" w:rsidR="001E2603" w:rsidRPr="007F3E55" w:rsidRDefault="001E2603" w:rsidP="005E04DD">
                            <w:pPr>
                              <w:jc w:val="center"/>
                              <w:rPr>
                                <w:sz w:val="16"/>
                                <w:szCs w:val="16"/>
                                <w:vertAlign w:val="superscript"/>
                              </w:rPr>
                            </w:pPr>
                            <w:r>
                              <w:rPr>
                                <w:rStyle w:val="keyword"/>
                                <w:rFonts w:eastAsiaTheme="minorEastAsia" w:hint="eastAsia"/>
                                <w:color w:val="000000" w:themeColor="text1"/>
                                <w:sz w:val="18"/>
                                <w:szCs w:val="18"/>
                              </w:rPr>
                              <w:t>CH1&gt;CH3</w:t>
                            </w:r>
                          </w:p>
                        </w:tc>
                        <w:tc>
                          <w:tcPr>
                            <w:tcW w:w="1910" w:type="dxa"/>
                            <w:tcBorders>
                              <w:top w:val="nil"/>
                              <w:left w:val="nil"/>
                              <w:bottom w:val="nil"/>
                              <w:right w:val="nil"/>
                            </w:tcBorders>
                          </w:tcPr>
                          <w:p w14:paraId="31B6358A" w14:textId="53755A8F" w:rsidR="001E2603" w:rsidRPr="007F3E55" w:rsidRDefault="001E2603" w:rsidP="005E04DD">
                            <w:pPr>
                              <w:jc w:val="center"/>
                              <w:rPr>
                                <w:sz w:val="16"/>
                                <w:szCs w:val="16"/>
                              </w:rPr>
                            </w:pPr>
                            <w:r>
                              <w:rPr>
                                <w:rStyle w:val="keyword"/>
                                <w:rFonts w:eastAsiaTheme="minorEastAsia"/>
                                <w:color w:val="000000" w:themeColor="text1"/>
                                <w:sz w:val="18"/>
                                <w:szCs w:val="18"/>
                              </w:rPr>
                              <w:t>S</w:t>
                            </w:r>
                            <w:r>
                              <w:rPr>
                                <w:rStyle w:val="keyword"/>
                                <w:rFonts w:eastAsiaTheme="minorEastAsia" w:hint="eastAsia"/>
                                <w:color w:val="000000" w:themeColor="text1"/>
                                <w:sz w:val="18"/>
                                <w:szCs w:val="18"/>
                              </w:rPr>
                              <w:t>trip 4</w:t>
                            </w:r>
                          </w:p>
                        </w:tc>
                      </w:tr>
                      <w:tr w:rsidR="001E2603" w14:paraId="6D4C32D7" w14:textId="77777777" w:rsidTr="005E04DD">
                        <w:trPr>
                          <w:trHeight w:val="140"/>
                        </w:trPr>
                        <w:tc>
                          <w:tcPr>
                            <w:tcW w:w="2410" w:type="dxa"/>
                            <w:tcBorders>
                              <w:top w:val="nil"/>
                              <w:left w:val="nil"/>
                              <w:bottom w:val="nil"/>
                              <w:right w:val="nil"/>
                            </w:tcBorders>
                          </w:tcPr>
                          <w:p w14:paraId="0614073B" w14:textId="5C3B07C6" w:rsidR="001E2603" w:rsidRDefault="001E2603" w:rsidP="005E04DD">
                            <w:pPr>
                              <w:jc w:val="center"/>
                              <w:rPr>
                                <w:sz w:val="16"/>
                                <w:szCs w:val="16"/>
                              </w:rPr>
                            </w:pPr>
                            <w:r>
                              <w:rPr>
                                <w:rStyle w:val="keyword"/>
                                <w:rFonts w:eastAsiaTheme="minorEastAsia" w:hint="eastAsia"/>
                                <w:color w:val="000000" w:themeColor="text1"/>
                                <w:sz w:val="18"/>
                                <w:szCs w:val="18"/>
                              </w:rPr>
                              <w:t>CH3&gt;CH2</w:t>
                            </w:r>
                          </w:p>
                        </w:tc>
                        <w:tc>
                          <w:tcPr>
                            <w:tcW w:w="1910" w:type="dxa"/>
                            <w:tcBorders>
                              <w:top w:val="nil"/>
                              <w:left w:val="nil"/>
                              <w:bottom w:val="nil"/>
                              <w:right w:val="nil"/>
                            </w:tcBorders>
                          </w:tcPr>
                          <w:p w14:paraId="49661BFA" w14:textId="5C90B9A2" w:rsidR="001E2603" w:rsidRDefault="001E2603" w:rsidP="005E04DD">
                            <w:pPr>
                              <w:jc w:val="center"/>
                              <w:rPr>
                                <w:sz w:val="16"/>
                                <w:szCs w:val="16"/>
                              </w:rPr>
                            </w:pPr>
                            <w:r>
                              <w:rPr>
                                <w:rStyle w:val="keyword"/>
                                <w:rFonts w:eastAsiaTheme="minorEastAsia"/>
                                <w:color w:val="000000" w:themeColor="text1"/>
                                <w:sz w:val="18"/>
                                <w:szCs w:val="18"/>
                              </w:rPr>
                              <w:t>S</w:t>
                            </w:r>
                            <w:r>
                              <w:rPr>
                                <w:rStyle w:val="keyword"/>
                                <w:rFonts w:eastAsiaTheme="minorEastAsia" w:hint="eastAsia"/>
                                <w:color w:val="000000" w:themeColor="text1"/>
                                <w:sz w:val="18"/>
                                <w:szCs w:val="18"/>
                              </w:rPr>
                              <w:t>trip 5</w:t>
                            </w:r>
                          </w:p>
                        </w:tc>
                      </w:tr>
                      <w:tr w:rsidR="001E2603" w14:paraId="0455BCC2" w14:textId="77777777" w:rsidTr="005E04DD">
                        <w:trPr>
                          <w:trHeight w:val="145"/>
                        </w:trPr>
                        <w:tc>
                          <w:tcPr>
                            <w:tcW w:w="2410" w:type="dxa"/>
                            <w:tcBorders>
                              <w:top w:val="nil"/>
                              <w:left w:val="nil"/>
                              <w:bottom w:val="double" w:sz="6" w:space="0" w:color="auto"/>
                              <w:right w:val="nil"/>
                            </w:tcBorders>
                          </w:tcPr>
                          <w:p w14:paraId="46372CDE" w14:textId="671C616B" w:rsidR="001E2603" w:rsidRDefault="001E2603" w:rsidP="005E04DD">
                            <w:pPr>
                              <w:jc w:val="center"/>
                              <w:rPr>
                                <w:rStyle w:val="keyword"/>
                                <w:rFonts w:eastAsiaTheme="minorEastAsia"/>
                                <w:color w:val="000000" w:themeColor="text1"/>
                                <w:sz w:val="18"/>
                                <w:szCs w:val="18"/>
                              </w:rPr>
                            </w:pPr>
                            <w:bookmarkStart w:id="22" w:name="OLE_LINK2"/>
                            <w:r>
                              <w:rPr>
                                <w:rStyle w:val="keyword"/>
                                <w:rFonts w:eastAsiaTheme="minorEastAsia" w:hint="eastAsia"/>
                                <w:color w:val="000000" w:themeColor="text1"/>
                                <w:sz w:val="18"/>
                                <w:szCs w:val="18"/>
                              </w:rPr>
                              <w:t>CH2&gt;CH1</w:t>
                            </w:r>
                            <w:bookmarkEnd w:id="22"/>
                          </w:p>
                        </w:tc>
                        <w:tc>
                          <w:tcPr>
                            <w:tcW w:w="1910" w:type="dxa"/>
                            <w:tcBorders>
                              <w:top w:val="nil"/>
                              <w:left w:val="nil"/>
                              <w:bottom w:val="double" w:sz="6" w:space="0" w:color="auto"/>
                              <w:right w:val="nil"/>
                            </w:tcBorders>
                          </w:tcPr>
                          <w:p w14:paraId="4DC11BD6" w14:textId="46D22D7F" w:rsidR="001E2603" w:rsidRDefault="001E2603" w:rsidP="005E04DD">
                            <w:pPr>
                              <w:jc w:val="center"/>
                              <w:rPr>
                                <w:rStyle w:val="keyword"/>
                                <w:rFonts w:eastAsiaTheme="minorEastAsia"/>
                                <w:color w:val="000000" w:themeColor="text1"/>
                                <w:sz w:val="18"/>
                                <w:szCs w:val="18"/>
                              </w:rPr>
                            </w:pPr>
                            <w:r>
                              <w:rPr>
                                <w:rStyle w:val="keyword"/>
                                <w:rFonts w:eastAsiaTheme="minorEastAsia"/>
                                <w:color w:val="000000" w:themeColor="text1"/>
                                <w:sz w:val="18"/>
                                <w:szCs w:val="18"/>
                              </w:rPr>
                              <w:t>S</w:t>
                            </w:r>
                            <w:r>
                              <w:rPr>
                                <w:rStyle w:val="keyword"/>
                                <w:rFonts w:eastAsiaTheme="minorEastAsia" w:hint="eastAsia"/>
                                <w:color w:val="000000" w:themeColor="text1"/>
                                <w:sz w:val="18"/>
                                <w:szCs w:val="18"/>
                              </w:rPr>
                              <w:t>trip 6</w:t>
                            </w:r>
                          </w:p>
                        </w:tc>
                      </w:tr>
                    </w:tbl>
                    <w:p w14:paraId="1F4746F6" w14:textId="77777777" w:rsidR="001E2603" w:rsidRDefault="001E2603" w:rsidP="00BC22FE">
                      <w:pPr>
                        <w:pStyle w:val="a4"/>
                      </w:pPr>
                    </w:p>
                    <w:p w14:paraId="0C7A11BA" w14:textId="77777777" w:rsidR="001E2603" w:rsidRDefault="001E2603" w:rsidP="00BC22FE"/>
                  </w:txbxContent>
                </v:textbox>
                <w10:wrap type="square" anchorx="margin" anchory="margin"/>
              </v:shape>
            </w:pict>
          </mc:Fallback>
        </mc:AlternateContent>
      </w:r>
      <w:r w:rsidR="009C3CD2">
        <w:rPr>
          <w:rFonts w:hint="eastAsia"/>
          <w:smallCaps/>
          <w:lang w:eastAsia="zh-CN"/>
        </w:rPr>
        <w:t>ver</w:t>
      </w:r>
      <w:r w:rsidR="009C3CD2">
        <w:t xml:space="preserve"> </w:t>
      </w:r>
      <w:r w:rsidR="009C3CD2" w:rsidRPr="009C3CD2">
        <w:rPr>
          <w:rFonts w:hint="eastAsia"/>
        </w:rPr>
        <w:t>the past 20 years,</w:t>
      </w:r>
      <w:r w:rsidR="009C3CD2" w:rsidRPr="009C3CD2">
        <w:t xml:space="preserve"> </w:t>
      </w:r>
      <w:r w:rsidR="009C3CD2" w:rsidRPr="009C3CD2">
        <w:rPr>
          <w:rFonts w:hint="eastAsia"/>
        </w:rPr>
        <w:t xml:space="preserve">Micro-pattern Gas Detectors (MPGDs) are widely used in high-energy physics, and have </w:t>
      </w:r>
      <w:r w:rsidR="009C3CD2" w:rsidRPr="009C3CD2">
        <w:t xml:space="preserve">expanded to astrophysics, </w:t>
      </w:r>
      <w:r w:rsidR="009C3CD2" w:rsidRPr="009C3CD2">
        <w:rPr>
          <w:rFonts w:hint="eastAsia"/>
        </w:rPr>
        <w:t xml:space="preserve">nuclear </w:t>
      </w:r>
      <w:r w:rsidR="009C3CD2" w:rsidRPr="009C3CD2">
        <w:t>physics and medical imaging.</w:t>
      </w:r>
      <w:r w:rsidR="009C3CD2" w:rsidRPr="009C3CD2">
        <w:rPr>
          <w:rFonts w:hint="eastAsia"/>
        </w:rPr>
        <w:t xml:space="preserve">[1][2] The conventional readout techniques </w:t>
      </w:r>
      <w:bookmarkStart w:id="23" w:name="OLE_LINK3"/>
      <w:bookmarkStart w:id="24" w:name="OLE_LINK5"/>
      <w:r w:rsidR="009C3CD2" w:rsidRPr="009C3CD2">
        <w:rPr>
          <w:rFonts w:hint="eastAsia"/>
        </w:rPr>
        <w:t xml:space="preserve">employ a </w:t>
      </w:r>
      <w:bookmarkEnd w:id="23"/>
      <w:bookmarkEnd w:id="24"/>
      <w:r w:rsidR="009C3CD2" w:rsidRPr="009C3CD2">
        <w:rPr>
          <w:rFonts w:hint="eastAsia"/>
        </w:rPr>
        <w:t>large number of electronic channels, which</w:t>
      </w:r>
      <w:r w:rsidR="009C3CD2" w:rsidRPr="009C3CD2">
        <w:t xml:space="preserve"> </w:t>
      </w:r>
      <w:r w:rsidR="009C3CD2" w:rsidRPr="009C3CD2">
        <w:rPr>
          <w:rFonts w:hint="eastAsia"/>
        </w:rPr>
        <w:t xml:space="preserve">poses a big </w:t>
      </w:r>
      <w:bookmarkStart w:id="25" w:name="OLE_LINK69"/>
      <w:r w:rsidR="009C3CD2" w:rsidRPr="009C3CD2">
        <w:t>challenge</w:t>
      </w:r>
      <w:bookmarkEnd w:id="25"/>
      <w:r w:rsidR="009C3CD2" w:rsidRPr="009C3CD2">
        <w:rPr>
          <w:rFonts w:hint="eastAsia"/>
        </w:rPr>
        <w:t xml:space="preserve"> to</w:t>
      </w:r>
      <w:r w:rsidR="009C3CD2" w:rsidRPr="009C3CD2">
        <w:t xml:space="preserve"> </w:t>
      </w:r>
      <w:bookmarkStart w:id="26" w:name="OLE_LINK70"/>
      <w:r w:rsidR="009C3CD2" w:rsidRPr="009C3CD2">
        <w:rPr>
          <w:rFonts w:hint="eastAsia"/>
        </w:rPr>
        <w:t xml:space="preserve">the </w:t>
      </w:r>
      <w:r w:rsidR="009C3CD2" w:rsidRPr="009C3CD2">
        <w:t>further application</w:t>
      </w:r>
      <w:r w:rsidR="009C3CD2" w:rsidRPr="009C3CD2">
        <w:rPr>
          <w:rFonts w:hint="eastAsia"/>
        </w:rPr>
        <w:t xml:space="preserve">s </w:t>
      </w:r>
      <w:bookmarkEnd w:id="26"/>
      <w:r w:rsidR="009C3CD2" w:rsidRPr="009C3CD2">
        <w:rPr>
          <w:rFonts w:hint="eastAsia"/>
        </w:rPr>
        <w:t>of MPGDs</w:t>
      </w:r>
      <w:r w:rsidR="009C3CD2" w:rsidRPr="009C3CD2">
        <w:t>.</w:t>
      </w:r>
      <w:r w:rsidR="009C3CD2" w:rsidRPr="009C3CD2">
        <w:rPr>
          <w:rFonts w:hint="eastAsia"/>
        </w:rPr>
        <w:t xml:space="preserve"> </w:t>
      </w:r>
      <w:r w:rsidR="009C3CD2" w:rsidRPr="00F77EEF">
        <w:rPr>
          <w:rFonts w:hint="eastAsia"/>
        </w:rPr>
        <w:t xml:space="preserve">By changing the </w:t>
      </w:r>
      <w:r w:rsidR="009C3CD2" w:rsidRPr="00F77EEF">
        <w:t>readout electrode’</w:t>
      </w:r>
      <w:r w:rsidR="009C3CD2" w:rsidRPr="00F77EEF">
        <w:rPr>
          <w:rFonts w:hint="eastAsia"/>
        </w:rPr>
        <w:t xml:space="preserve">s </w:t>
      </w:r>
      <w:r w:rsidR="009C3CD2" w:rsidRPr="00F77EEF">
        <w:t>structure</w:t>
      </w:r>
      <w:r w:rsidR="009C3CD2" w:rsidRPr="00F77EEF">
        <w:rPr>
          <w:rFonts w:hint="eastAsia"/>
        </w:rPr>
        <w:t xml:space="preserve"> and m</w:t>
      </w:r>
      <w:r w:rsidR="009C3CD2" w:rsidRPr="00F77EEF">
        <w:t>ultiplexing</w:t>
      </w:r>
      <w:r w:rsidR="009C3CD2" w:rsidRPr="00F77EEF">
        <w:rPr>
          <w:rFonts w:hint="eastAsia"/>
        </w:rPr>
        <w:t xml:space="preserve"> the readout channels, </w:t>
      </w:r>
      <w:r w:rsidR="009C3CD2" w:rsidRPr="009C3CD2">
        <w:t>a</w:t>
      </w:r>
      <w:r w:rsidR="009C3CD2" w:rsidRPr="009C3CD2">
        <w:rPr>
          <w:rFonts w:hint="eastAsia"/>
        </w:rPr>
        <w:t>n induced</w:t>
      </w:r>
      <w:r w:rsidR="009C3CD2" w:rsidRPr="009C3CD2">
        <w:t xml:space="preserve"> position </w:t>
      </w:r>
      <w:r w:rsidR="009C3CD2" w:rsidRPr="009C3CD2">
        <w:rPr>
          <w:rFonts w:hint="eastAsia"/>
        </w:rPr>
        <w:t>encoding</w:t>
      </w:r>
      <w:r w:rsidR="009C3CD2" w:rsidRPr="009C3CD2">
        <w:t xml:space="preserve"> technique </w:t>
      </w:r>
      <w:r w:rsidR="009C3CD2" w:rsidRPr="009C3CD2">
        <w:rPr>
          <w:rFonts w:hint="eastAsia"/>
        </w:rPr>
        <w:t>for</w:t>
      </w:r>
      <w:r w:rsidR="009C3CD2" w:rsidRPr="009C3CD2">
        <w:t xml:space="preserve"> </w:t>
      </w:r>
      <w:r w:rsidR="009C3CD2" w:rsidRPr="009C3CD2">
        <w:rPr>
          <w:rFonts w:hint="eastAsia"/>
        </w:rPr>
        <w:t xml:space="preserve">micro-channel plate detector </w:t>
      </w:r>
      <w:r w:rsidR="009C3CD2" w:rsidRPr="009C3CD2">
        <w:t xml:space="preserve">was </w:t>
      </w:r>
      <w:r w:rsidR="009C3CD2" w:rsidRPr="009C3CD2">
        <w:rPr>
          <w:rFonts w:hint="eastAsia"/>
        </w:rPr>
        <w:t xml:space="preserve">developed by </w:t>
      </w:r>
      <w:r w:rsidR="009C3CD2" w:rsidRPr="009C3CD2">
        <w:t xml:space="preserve">D. </w:t>
      </w:r>
      <w:proofErr w:type="spellStart"/>
      <w:r w:rsidR="009C3CD2" w:rsidRPr="009C3CD2">
        <w:t>Kataria</w:t>
      </w:r>
      <w:proofErr w:type="spellEnd"/>
      <w:r w:rsidR="009C3CD2" w:rsidRPr="009C3CD2">
        <w:t xml:space="preserve"> et al</w:t>
      </w:r>
      <w:r w:rsidR="009C3CD2" w:rsidRPr="009C3CD2">
        <w:rPr>
          <w:rFonts w:hint="eastAsia"/>
        </w:rPr>
        <w:t>. [3] in 2007. The technique was used for MPGDs by R. Hu et al. in 2011 [4], where a p</w:t>
      </w:r>
      <w:r w:rsidR="009C3CD2" w:rsidRPr="009C3CD2">
        <w:t>reliminary feasibility test</w:t>
      </w:r>
      <w:r w:rsidR="009C3CD2" w:rsidRPr="009C3CD2">
        <w:rPr>
          <w:rFonts w:hint="eastAsia"/>
        </w:rPr>
        <w:t xml:space="preserve"> was i</w:t>
      </w:r>
      <w:r w:rsidR="009C3CD2" w:rsidRPr="009C3CD2">
        <w:t>mplement</w:t>
      </w:r>
      <w:r w:rsidR="009C3CD2" w:rsidRPr="009C3CD2">
        <w:rPr>
          <w:rFonts w:hint="eastAsia"/>
        </w:rPr>
        <w:t xml:space="preserve">ed with </w:t>
      </w:r>
      <w:proofErr w:type="spellStart"/>
      <w:r w:rsidR="009C3CD2" w:rsidRPr="009C3CD2">
        <w:rPr>
          <w:rFonts w:hint="eastAsia"/>
        </w:rPr>
        <w:t>Micromegas</w:t>
      </w:r>
      <w:proofErr w:type="spellEnd"/>
      <w:r w:rsidR="009C3CD2" w:rsidRPr="009C3CD2">
        <w:rPr>
          <w:rFonts w:hint="eastAsia"/>
        </w:rPr>
        <w:t xml:space="preserve">. This technique can </w:t>
      </w:r>
      <w:r w:rsidR="009C3CD2" w:rsidRPr="009C3CD2">
        <w:t>significantly</w:t>
      </w:r>
      <w:r w:rsidR="009C3CD2" w:rsidRPr="009C3CD2">
        <w:rPr>
          <w:rFonts w:hint="eastAsia"/>
        </w:rPr>
        <w:t xml:space="preserve"> reduce the number of readout channels, but the </w:t>
      </w:r>
      <w:r w:rsidR="009C3CD2" w:rsidRPr="009C3CD2">
        <w:t>foregoing</w:t>
      </w:r>
      <w:r w:rsidR="009C3CD2" w:rsidRPr="009C3CD2">
        <w:rPr>
          <w:rFonts w:hint="eastAsia"/>
        </w:rPr>
        <w:t xml:space="preserve"> works didn</w:t>
      </w:r>
      <w:r w:rsidR="009C3CD2" w:rsidRPr="009C3CD2">
        <w:t>’</w:t>
      </w:r>
      <w:r w:rsidR="009C3CD2" w:rsidRPr="009C3CD2">
        <w:rPr>
          <w:rFonts w:hint="eastAsia"/>
        </w:rPr>
        <w:t>t provide an extensible encoding method and the decoding is complicated. In this paper, a</w:t>
      </w:r>
      <w:r w:rsidR="009C3CD2" w:rsidRPr="009C3CD2">
        <w:t xml:space="preserve">n </w:t>
      </w:r>
      <w:r w:rsidR="009C3CD2" w:rsidRPr="009C3CD2">
        <w:rPr>
          <w:rFonts w:hint="eastAsia"/>
        </w:rPr>
        <w:t>e</w:t>
      </w:r>
      <w:r w:rsidR="009C3CD2" w:rsidRPr="009C3CD2">
        <w:t xml:space="preserve">xtensible </w:t>
      </w:r>
      <w:r w:rsidR="009C3CD2" w:rsidRPr="009C3CD2">
        <w:rPr>
          <w:rFonts w:hint="eastAsia"/>
        </w:rPr>
        <w:t>i</w:t>
      </w:r>
      <w:r w:rsidR="009C3CD2" w:rsidRPr="009C3CD2">
        <w:t xml:space="preserve">nduced </w:t>
      </w:r>
      <w:r w:rsidR="009C3CD2" w:rsidRPr="009C3CD2">
        <w:rPr>
          <w:rFonts w:hint="eastAsia"/>
        </w:rPr>
        <w:t>p</w:t>
      </w:r>
      <w:r w:rsidR="009C3CD2" w:rsidRPr="009C3CD2">
        <w:t xml:space="preserve">osition </w:t>
      </w:r>
      <w:r w:rsidR="009C3CD2" w:rsidRPr="009C3CD2">
        <w:rPr>
          <w:rFonts w:hint="eastAsia"/>
        </w:rPr>
        <w:t>e</w:t>
      </w:r>
      <w:r w:rsidR="009C3CD2" w:rsidRPr="009C3CD2">
        <w:t xml:space="preserve">ncoding </w:t>
      </w:r>
      <w:r w:rsidR="009C3CD2" w:rsidRPr="009C3CD2">
        <w:rPr>
          <w:rFonts w:hint="eastAsia"/>
        </w:rPr>
        <w:t>r</w:t>
      </w:r>
      <w:r w:rsidR="009C3CD2" w:rsidRPr="009C3CD2">
        <w:t xml:space="preserve">eadout </w:t>
      </w:r>
      <w:r w:rsidR="009C3CD2" w:rsidRPr="009C3CD2">
        <w:rPr>
          <w:rFonts w:hint="eastAsia"/>
        </w:rPr>
        <w:t>m</w:t>
      </w:r>
      <w:r w:rsidR="009C3CD2" w:rsidRPr="009C3CD2">
        <w:t xml:space="preserve">ethod for </w:t>
      </w:r>
      <w:r w:rsidR="009C3CD2" w:rsidRPr="009C3CD2">
        <w:rPr>
          <w:rFonts w:hint="eastAsia"/>
        </w:rPr>
        <w:t>MPGDs is presented.</w:t>
      </w:r>
      <w:r w:rsidR="009C3CD2" w:rsidRPr="00F77EEF">
        <w:rPr>
          <w:rFonts w:hint="eastAsia"/>
        </w:rPr>
        <w:t xml:space="preserve"> The method is </w:t>
      </w:r>
      <w:r w:rsidR="009C3CD2" w:rsidRPr="00F77EEF">
        <w:t>demonstrate</w:t>
      </w:r>
      <w:r w:rsidR="009C3CD2" w:rsidRPr="00F77EEF">
        <w:rPr>
          <w:rFonts w:hint="eastAsia"/>
        </w:rPr>
        <w:t xml:space="preserve">d by the </w:t>
      </w:r>
      <w:r w:rsidR="009C3CD2" w:rsidRPr="00F77EEF">
        <w:t>Eulerian path</w:t>
      </w:r>
      <w:r w:rsidR="009C3CD2" w:rsidRPr="00F77EEF">
        <w:rPr>
          <w:rFonts w:hint="eastAsia"/>
        </w:rPr>
        <w:t xml:space="preserve"> of graph theory. A</w:t>
      </w:r>
      <w:r w:rsidR="009C3CD2" w:rsidRPr="00F77EEF">
        <w:t xml:space="preserve"> standard</w:t>
      </w:r>
      <w:r w:rsidR="009C3CD2" w:rsidRPr="00F77EEF">
        <w:rPr>
          <w:rFonts w:hint="eastAsia"/>
        </w:rPr>
        <w:t xml:space="preserve"> encoding rule is</w:t>
      </w:r>
      <w:r w:rsidR="009C3CD2" w:rsidRPr="00F77EEF">
        <w:t xml:space="preserve"> provided</w:t>
      </w:r>
      <w:r w:rsidR="009C3CD2" w:rsidRPr="00F77EEF">
        <w:rPr>
          <w:rFonts w:hint="eastAsia"/>
        </w:rPr>
        <w:t xml:space="preserve">, and a general formula of encoding &amp; decoding for </w:t>
      </w:r>
      <w:r w:rsidR="009C3CD2" w:rsidRPr="009C3CD2">
        <w:rPr>
          <w:rFonts w:hint="eastAsia"/>
        </w:rPr>
        <w:t>n</w:t>
      </w:r>
      <w:r w:rsidR="009C3CD2" w:rsidRPr="00F77EEF">
        <w:rPr>
          <w:rFonts w:hint="eastAsia"/>
        </w:rPr>
        <w:t xml:space="preserve"> channels is derived. A </w:t>
      </w:r>
      <w:r w:rsidR="009C3CD2" w:rsidRPr="00F77EEF">
        <w:t>prototyping</w:t>
      </w:r>
      <w:r w:rsidR="009C3CD2" w:rsidRPr="00F77EEF">
        <w:rPr>
          <w:rFonts w:hint="eastAsia"/>
        </w:rPr>
        <w:t xml:space="preserve"> design is implemented on </w:t>
      </w:r>
      <w:r w:rsidR="009C3CD2" w:rsidRPr="00F77EEF">
        <w:t xml:space="preserve">a </w:t>
      </w:r>
      <w:r w:rsidR="009C3CD2" w:rsidRPr="00F77EEF">
        <w:rPr>
          <w:rFonts w:hint="eastAsia"/>
        </w:rPr>
        <w:t>5</w:t>
      </w:r>
      <w:r w:rsidR="009C3CD2" w:rsidRPr="00F77EEF">
        <w:t>×</w:t>
      </w:r>
      <w:r w:rsidR="009C3CD2" w:rsidRPr="00F77EEF">
        <w:rPr>
          <w:rFonts w:hint="eastAsia"/>
        </w:rPr>
        <w:t>5 cm</w:t>
      </w:r>
      <w:r w:rsidR="009C3CD2" w:rsidRPr="009C3CD2">
        <w:rPr>
          <w:rFonts w:hint="eastAsia"/>
        </w:rPr>
        <w:t>2</w:t>
      </w:r>
      <w:del w:id="27" w:author="lenovo" w:date="2016-12-20T15:10:00Z">
        <w:r w:rsidR="009C3CD2" w:rsidRPr="00F77EEF" w:rsidDel="00573FB5">
          <w:rPr>
            <w:rFonts w:hint="eastAsia"/>
          </w:rPr>
          <w:delText xml:space="preserve"> </w:delText>
        </w:r>
      </w:del>
      <w:ins w:id="28" w:author="lenovo" w:date="2016-12-20T15:10:00Z">
        <w:r w:rsidR="00573FB5">
          <w:rPr>
            <w:rFonts w:hint="eastAsia"/>
            <w:lang w:eastAsia="zh-CN"/>
          </w:rPr>
          <w:t>Thikc Gas Electron Multiplier (THGEM)</w:t>
        </w:r>
      </w:ins>
      <w:del w:id="29" w:author="lenovo" w:date="2016-12-20T15:10:00Z">
        <w:r w:rsidR="009C3CD2" w:rsidRPr="00F77EEF" w:rsidDel="00573FB5">
          <w:rPr>
            <w:rFonts w:hint="eastAsia"/>
          </w:rPr>
          <w:delText>Thick GEM</w:delText>
        </w:r>
      </w:del>
      <w:r w:rsidR="009C3CD2" w:rsidRPr="00F77EEF">
        <w:rPr>
          <w:rFonts w:hint="eastAsia"/>
        </w:rPr>
        <w:t>,</w:t>
      </w:r>
      <w:r w:rsidR="009C3CD2" w:rsidRPr="009C3CD2">
        <w:rPr>
          <w:rFonts w:hint="eastAsia"/>
        </w:rPr>
        <w:t xml:space="preserve"> and</w:t>
      </w:r>
      <w:r w:rsidR="009C3CD2" w:rsidRPr="00F77EEF">
        <w:rPr>
          <w:rFonts w:hint="eastAsia"/>
        </w:rPr>
        <w:t xml:space="preserve"> v</w:t>
      </w:r>
      <w:r w:rsidR="009C3CD2" w:rsidRPr="00F77EEF">
        <w:t xml:space="preserve">erification </w:t>
      </w:r>
      <w:r w:rsidR="009C3CD2" w:rsidRPr="00F77EEF">
        <w:rPr>
          <w:rFonts w:hint="eastAsia"/>
        </w:rPr>
        <w:t>t</w:t>
      </w:r>
      <w:r w:rsidR="009C3CD2" w:rsidRPr="00F77EEF">
        <w:t>est</w:t>
      </w:r>
      <w:r w:rsidR="009C3CD2" w:rsidRPr="00F77EEF">
        <w:rPr>
          <w:rFonts w:hint="eastAsia"/>
        </w:rPr>
        <w:t xml:space="preserve">s are carried out on a 8 </w:t>
      </w:r>
      <w:proofErr w:type="spellStart"/>
      <w:r w:rsidR="009C3CD2" w:rsidRPr="00F77EEF">
        <w:rPr>
          <w:rFonts w:hint="eastAsia"/>
        </w:rPr>
        <w:t>keV</w:t>
      </w:r>
      <w:proofErr w:type="spellEnd"/>
      <w:r w:rsidR="009C3CD2" w:rsidRPr="00F77EEF">
        <w:rPr>
          <w:rFonts w:hint="eastAsia"/>
        </w:rPr>
        <w:t xml:space="preserve"> Cu X-ray source with 100</w:t>
      </w:r>
      <w:r w:rsidR="009C3CD2" w:rsidRPr="00F77EEF">
        <w:t>μ</w:t>
      </w:r>
      <w:r w:rsidR="009C3CD2" w:rsidRPr="00F77EEF">
        <w:rPr>
          <w:rFonts w:hint="eastAsia"/>
        </w:rPr>
        <w:t>m slit.</w:t>
      </w:r>
    </w:p>
    <w:p w14:paraId="463C123B" w14:textId="0DDCEBCF" w:rsidR="008A3C23" w:rsidRDefault="00BA7283" w:rsidP="001F4C5C">
      <w:pPr>
        <w:pStyle w:val="1"/>
        <w:rPr>
          <w:lang w:eastAsia="zh-CN"/>
        </w:rPr>
      </w:pPr>
      <w:r>
        <w:rPr>
          <w:rFonts w:hint="eastAsia"/>
          <w:lang w:eastAsia="zh-CN"/>
        </w:rPr>
        <w:t>Principle and method</w:t>
      </w:r>
    </w:p>
    <w:bookmarkStart w:id="30" w:name="OLE_LINK1"/>
    <w:p w14:paraId="4AE6DDCD" w14:textId="77777777" w:rsidR="00AE1830" w:rsidRDefault="007F3E55" w:rsidP="00AE1830">
      <w:pPr>
        <w:keepNext/>
      </w:pPr>
      <w:r>
        <w:object w:dxaOrig="5505" w:dyaOrig="3130" w14:anchorId="0552415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5.25pt;height:145.4pt" o:ole="">
            <v:imagedata r:id="rId10" o:title=""/>
          </v:shape>
          <o:OLEObject Type="Embed" ProgID="Visio.Drawing.11" ShapeID="_x0000_i1025" DrawAspect="Content" ObjectID="_1545487422" r:id="rId11"/>
        </w:object>
      </w:r>
      <w:bookmarkEnd w:id="30"/>
    </w:p>
    <w:p w14:paraId="378E3899" w14:textId="5E0499E3" w:rsidR="00AE1830" w:rsidRDefault="00AE1830" w:rsidP="00AE1830">
      <w:pPr>
        <w:pStyle w:val="a4"/>
        <w:ind w:firstLine="0"/>
        <w:jc w:val="center"/>
        <w:rPr>
          <w:color w:val="000000" w:themeColor="text1"/>
          <w:kern w:val="24"/>
          <w:sz w:val="18"/>
          <w:szCs w:val="18"/>
          <w:lang w:eastAsia="zh-CN"/>
        </w:rPr>
      </w:pPr>
      <w:proofErr w:type="gramStart"/>
      <w:r>
        <w:t>Fig.</w:t>
      </w:r>
      <w:proofErr w:type="gramEnd"/>
      <w:r>
        <w:t xml:space="preserve"> </w:t>
      </w:r>
      <w:fldSimple w:instr=" SEQ Fig. \* ARABIC ">
        <w:r w:rsidR="00E1240C">
          <w:rPr>
            <w:noProof/>
          </w:rPr>
          <w:t>1</w:t>
        </w:r>
      </w:fldSimple>
      <w:r>
        <w:rPr>
          <w:rFonts w:hint="eastAsia"/>
          <w:lang w:eastAsia="zh-CN"/>
        </w:rPr>
        <w:t xml:space="preserve">. </w:t>
      </w:r>
      <w:r w:rsidRPr="006612BA">
        <w:rPr>
          <w:kern w:val="24"/>
          <w:sz w:val="18"/>
          <w:szCs w:val="18"/>
        </w:rPr>
        <w:t>I</w:t>
      </w:r>
      <w:r w:rsidRPr="006612BA">
        <w:rPr>
          <w:rFonts w:hint="eastAsia"/>
          <w:kern w:val="24"/>
          <w:sz w:val="18"/>
          <w:szCs w:val="18"/>
        </w:rPr>
        <w:t>nduced p</w:t>
      </w:r>
      <w:r w:rsidRPr="006612BA">
        <w:rPr>
          <w:kern w:val="24"/>
          <w:sz w:val="18"/>
          <w:szCs w:val="18"/>
        </w:rPr>
        <w:t xml:space="preserve">osition </w:t>
      </w:r>
      <w:r w:rsidRPr="006612BA">
        <w:rPr>
          <w:rFonts w:hint="eastAsia"/>
          <w:kern w:val="24"/>
          <w:sz w:val="18"/>
          <w:szCs w:val="18"/>
        </w:rPr>
        <w:t>e</w:t>
      </w:r>
      <w:r w:rsidRPr="006612BA">
        <w:rPr>
          <w:kern w:val="24"/>
          <w:sz w:val="18"/>
          <w:szCs w:val="18"/>
        </w:rPr>
        <w:t xml:space="preserve">ncoding </w:t>
      </w:r>
      <w:r w:rsidRPr="006612BA">
        <w:rPr>
          <w:rFonts w:hint="eastAsia"/>
          <w:kern w:val="24"/>
          <w:sz w:val="18"/>
          <w:szCs w:val="18"/>
        </w:rPr>
        <w:t>r</w:t>
      </w:r>
      <w:r w:rsidRPr="006612BA">
        <w:rPr>
          <w:kern w:val="24"/>
          <w:sz w:val="18"/>
          <w:szCs w:val="18"/>
        </w:rPr>
        <w:t>eadout</w:t>
      </w:r>
      <w:r w:rsidRPr="006612BA">
        <w:rPr>
          <w:color w:val="000000" w:themeColor="text1"/>
          <w:kern w:val="24"/>
          <w:sz w:val="18"/>
          <w:szCs w:val="18"/>
        </w:rPr>
        <w:t xml:space="preserve"> schematic</w:t>
      </w:r>
    </w:p>
    <w:p w14:paraId="14FF0B34" w14:textId="01F2BF54" w:rsidR="00BC22FE" w:rsidRDefault="00BC22FE" w:rsidP="00AE1830">
      <w:pPr>
        <w:pStyle w:val="a4"/>
        <w:ind w:firstLine="0"/>
        <w:jc w:val="center"/>
        <w:rPr>
          <w:color w:val="000000" w:themeColor="text1"/>
          <w:kern w:val="24"/>
          <w:sz w:val="18"/>
          <w:szCs w:val="18"/>
          <w:lang w:eastAsia="zh-CN"/>
        </w:rPr>
      </w:pPr>
    </w:p>
    <w:p w14:paraId="175D7DD2" w14:textId="6E74771B" w:rsidR="00BC22FE" w:rsidRDefault="00BC22FE" w:rsidP="00AE1830">
      <w:pPr>
        <w:pStyle w:val="a4"/>
        <w:ind w:firstLine="0"/>
        <w:jc w:val="center"/>
        <w:rPr>
          <w:color w:val="000000" w:themeColor="text1"/>
          <w:kern w:val="24"/>
          <w:sz w:val="18"/>
          <w:szCs w:val="18"/>
          <w:lang w:eastAsia="zh-CN"/>
        </w:rPr>
      </w:pPr>
    </w:p>
    <w:p w14:paraId="78B0900B" w14:textId="77777777" w:rsidR="00BC22FE" w:rsidRDefault="00BC22FE" w:rsidP="00AE1830">
      <w:pPr>
        <w:pStyle w:val="a4"/>
        <w:ind w:firstLine="0"/>
        <w:jc w:val="center"/>
        <w:rPr>
          <w:lang w:eastAsia="zh-CN"/>
        </w:rPr>
      </w:pPr>
    </w:p>
    <w:p w14:paraId="73F88B99" w14:textId="77777777" w:rsidR="00153AEE" w:rsidRDefault="00153AEE" w:rsidP="00153AEE">
      <w:pPr>
        <w:pStyle w:val="2"/>
      </w:pPr>
      <w:r>
        <w:rPr>
          <w:rFonts w:hint="eastAsia"/>
          <w:lang w:eastAsia="zh-CN"/>
        </w:rPr>
        <w:lastRenderedPageBreak/>
        <w:t>Principle</w:t>
      </w:r>
    </w:p>
    <w:p w14:paraId="586486DB" w14:textId="3F5B6D29" w:rsidR="00E97B99" w:rsidRDefault="00FF6FE2" w:rsidP="00E97B99">
      <w:pPr>
        <w:pStyle w:val="Text"/>
        <w:ind w:firstLine="144"/>
        <w:rPr>
          <w:lang w:eastAsia="zh-CN"/>
        </w:rPr>
      </w:pPr>
      <w:r>
        <w:rPr>
          <w:rFonts w:hint="eastAsia"/>
          <w:lang w:eastAsia="zh-CN"/>
        </w:rPr>
        <w:t>For ease of understanding, t</w:t>
      </w:r>
      <w:r w:rsidR="005E04DD" w:rsidRPr="005E04DD">
        <w:rPr>
          <w:rFonts w:hint="eastAsia"/>
        </w:rPr>
        <w:t>he simplified schematic</w:t>
      </w:r>
      <w:r w:rsidR="005E04DD" w:rsidRPr="00F77EEF">
        <w:rPr>
          <w:rFonts w:hint="eastAsia"/>
        </w:rPr>
        <w:t xml:space="preserve"> is shown in Fig.</w:t>
      </w:r>
      <w:r w:rsidR="00BB556D">
        <w:rPr>
          <w:rFonts w:hint="eastAsia"/>
          <w:lang w:eastAsia="zh-CN"/>
        </w:rPr>
        <w:t xml:space="preserve"> </w:t>
      </w:r>
      <w:r w:rsidR="005E04DD" w:rsidRPr="00F77EEF">
        <w:rPr>
          <w:rFonts w:hint="eastAsia"/>
        </w:rPr>
        <w:t>1</w:t>
      </w:r>
      <w:del w:id="31" w:author="lenovo" w:date="2016-12-26T16:50:00Z">
        <w:r w:rsidR="00BB556D" w:rsidDel="00A55230">
          <w:rPr>
            <w:rFonts w:hint="eastAsia"/>
            <w:lang w:eastAsia="zh-CN"/>
          </w:rPr>
          <w:delText>.</w:delText>
        </w:r>
      </w:del>
      <w:r w:rsidR="00BB556D">
        <w:rPr>
          <w:rFonts w:hint="eastAsia"/>
          <w:lang w:eastAsia="zh-CN"/>
        </w:rPr>
        <w:t xml:space="preserve"> </w:t>
      </w:r>
      <w:r w:rsidR="005E04DD" w:rsidRPr="00F77EEF">
        <w:rPr>
          <w:rFonts w:hint="eastAsia"/>
        </w:rPr>
        <w:t>, where</w:t>
      </w:r>
      <w:r w:rsidR="005E04DD">
        <w:rPr>
          <w:rFonts w:hint="eastAsia"/>
        </w:rPr>
        <w:t xml:space="preserve"> </w:t>
      </w:r>
      <w:r w:rsidR="005E04DD" w:rsidRPr="00F77EEF">
        <w:rPr>
          <w:rFonts w:hint="eastAsia"/>
        </w:rPr>
        <w:t xml:space="preserve">6 strips </w:t>
      </w:r>
      <w:r w:rsidR="005E04DD">
        <w:rPr>
          <w:rFonts w:hint="eastAsia"/>
        </w:rPr>
        <w:t xml:space="preserve">are readout by </w:t>
      </w:r>
      <w:r w:rsidR="005E04DD" w:rsidRPr="00F77EEF">
        <w:rPr>
          <w:rFonts w:hint="eastAsia"/>
        </w:rPr>
        <w:t xml:space="preserve">3 </w:t>
      </w:r>
      <w:r w:rsidR="005E04DD" w:rsidRPr="005E04DD">
        <w:rPr>
          <w:rFonts w:hint="eastAsia"/>
        </w:rPr>
        <w:t xml:space="preserve">encoded </w:t>
      </w:r>
      <w:r w:rsidR="005E04DD" w:rsidRPr="005E04DD">
        <w:t>multiplexing</w:t>
      </w:r>
      <w:r w:rsidR="005E04DD">
        <w:rPr>
          <w:rFonts w:hint="eastAsia"/>
        </w:rPr>
        <w:t xml:space="preserve"> </w:t>
      </w:r>
      <w:r w:rsidR="005E04DD" w:rsidRPr="00F77EEF">
        <w:rPr>
          <w:rFonts w:hint="eastAsia"/>
        </w:rPr>
        <w:t xml:space="preserve">channels. Charge from detectors is collected by an </w:t>
      </w:r>
      <w:r w:rsidR="005E04DD" w:rsidRPr="00F77EEF">
        <w:t>anode</w:t>
      </w:r>
      <w:r w:rsidR="005E04DD" w:rsidRPr="00F77EEF">
        <w:rPr>
          <w:rFonts w:hint="eastAsia"/>
        </w:rPr>
        <w:t xml:space="preserve"> strip and split across two induced strips which</w:t>
      </w:r>
      <w:r w:rsidR="005E04DD" w:rsidRPr="00F77EEF">
        <w:t xml:space="preserve"> </w:t>
      </w:r>
      <w:r w:rsidR="005E04DD" w:rsidRPr="00F77EEF">
        <w:rPr>
          <w:rFonts w:hint="eastAsia"/>
        </w:rPr>
        <w:t>c</w:t>
      </w:r>
      <w:r w:rsidR="005E04DD" w:rsidRPr="00F77EEF">
        <w:t>orrespond to the respective readout</w:t>
      </w:r>
      <w:r w:rsidR="005E04DD" w:rsidRPr="00F77EEF">
        <w:rPr>
          <w:rFonts w:hint="eastAsia"/>
        </w:rPr>
        <w:t xml:space="preserve"> channels. Due to the different width, </w:t>
      </w:r>
      <w:r w:rsidR="005E04DD" w:rsidRPr="00F77EEF">
        <w:t>charge</w:t>
      </w:r>
      <w:r w:rsidR="005E04DD" w:rsidRPr="00F77EEF">
        <w:rPr>
          <w:rFonts w:hint="eastAsia"/>
        </w:rPr>
        <w:t xml:space="preserve"> is split unequally between the two induced strips, where the amplitude on one always higher than on the other. Based on the signal</w:t>
      </w:r>
      <w:r w:rsidR="005E04DD" w:rsidRPr="00F77EEF">
        <w:t>’</w:t>
      </w:r>
      <w:r w:rsidR="005E04DD" w:rsidRPr="00F77EEF">
        <w:rPr>
          <w:rFonts w:hint="eastAsia"/>
        </w:rPr>
        <w:t>s amplitude in c</w:t>
      </w:r>
      <w:r w:rsidR="005E04DD" w:rsidRPr="00F77EEF">
        <w:t>orrespond</w:t>
      </w:r>
      <w:r w:rsidR="005E04DD">
        <w:rPr>
          <w:rFonts w:hint="eastAsia"/>
        </w:rPr>
        <w:t>ing</w:t>
      </w:r>
      <w:r w:rsidR="005E04DD" w:rsidRPr="00F77EEF">
        <w:t xml:space="preserve"> channel</w:t>
      </w:r>
      <w:r w:rsidR="005E04DD" w:rsidRPr="00F77EEF">
        <w:rPr>
          <w:rFonts w:hint="eastAsia"/>
        </w:rPr>
        <w:t xml:space="preserve">, the hit position could be </w:t>
      </w:r>
      <w:r w:rsidR="005E04DD" w:rsidRPr="00F77EEF">
        <w:t>uniquely</w:t>
      </w:r>
      <w:r w:rsidR="005E04DD" w:rsidRPr="00F77EEF">
        <w:rPr>
          <w:rFonts w:hint="eastAsia"/>
        </w:rPr>
        <w:t xml:space="preserve"> decoded as seen in </w:t>
      </w:r>
      <w:r w:rsidR="005E04DD">
        <w:rPr>
          <w:rFonts w:hint="eastAsia"/>
        </w:rPr>
        <w:t>T</w:t>
      </w:r>
      <w:r w:rsidR="005E04DD" w:rsidRPr="00F77EEF">
        <w:rPr>
          <w:rFonts w:hint="eastAsia"/>
        </w:rPr>
        <w:t>able</w:t>
      </w:r>
      <w:r>
        <w:t xml:space="preserve"> I</w:t>
      </w:r>
      <w:ins w:id="32" w:author="lenovo" w:date="2016-12-20T15:14:00Z">
        <w:r w:rsidR="007E5EFE">
          <w:rPr>
            <w:rFonts w:hint="eastAsia"/>
            <w:lang w:eastAsia="zh-CN"/>
          </w:rPr>
          <w:t>.</w:t>
        </w:r>
      </w:ins>
    </w:p>
    <w:p w14:paraId="0973B8CA" w14:textId="77777777" w:rsidR="00BB556D" w:rsidRDefault="00BB556D" w:rsidP="00E97B99">
      <w:pPr>
        <w:pStyle w:val="Text"/>
        <w:ind w:firstLine="144"/>
        <w:rPr>
          <w:lang w:eastAsia="zh-CN"/>
        </w:rPr>
      </w:pPr>
    </w:p>
    <w:p w14:paraId="7CF6C75A" w14:textId="44CD5A61" w:rsidR="00BB556D" w:rsidRDefault="00BB556D" w:rsidP="00BB556D">
      <w:pPr>
        <w:pStyle w:val="Text"/>
        <w:keepNext/>
        <w:ind w:firstLine="144"/>
        <w:jc w:val="center"/>
      </w:pPr>
      <w:r>
        <w:rPr>
          <w:noProof/>
          <w:lang w:eastAsia="zh-CN"/>
        </w:rPr>
        <w:drawing>
          <wp:inline distT="0" distB="0" distL="0" distR="0" wp14:anchorId="5C318189" wp14:editId="4DCC7622">
            <wp:extent cx="1525298" cy="1558638"/>
            <wp:effectExtent l="0" t="0" r="0" b="3810"/>
            <wp:docPr id="17" name="图片 17" descr="C:\Users\andy\AppData\Roaming\Tencent\Users\251111564\QQ\WinTemp\RichOle\0PX0HN49%SE15LTNVZI8A8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andy\AppData\Roaming\Tencent\Users\251111564\QQ\WinTemp\RichOle\0PX0HN49%SE15LTNVZI8A8J.png"/>
                    <pic:cNvPicPr>
                      <a:picLocks noChangeAspect="1" noChangeArrowheads="1"/>
                    </pic:cNvPicPr>
                  </pic:nvPicPr>
                  <pic:blipFill rotWithShape="1">
                    <a:blip r:embed="rId12">
                      <a:extLst>
                        <a:ext uri="{28A0092B-C50C-407E-A947-70E740481C1C}">
                          <a14:useLocalDpi xmlns:a14="http://schemas.microsoft.com/office/drawing/2010/main" val="0"/>
                        </a:ext>
                      </a:extLst>
                    </a:blip>
                    <a:srcRect l="7006" r="12862"/>
                    <a:stretch/>
                  </pic:blipFill>
                  <pic:spPr bwMode="auto">
                    <a:xfrm>
                      <a:off x="0" y="0"/>
                      <a:ext cx="1530089" cy="1563534"/>
                    </a:xfrm>
                    <a:prstGeom prst="rect">
                      <a:avLst/>
                    </a:prstGeom>
                    <a:noFill/>
                    <a:ln>
                      <a:noFill/>
                    </a:ln>
                    <a:extLst>
                      <a:ext uri="{53640926-AAD7-44D8-BBD7-CCE9431645EC}">
                        <a14:shadowObscured xmlns:a14="http://schemas.microsoft.com/office/drawing/2010/main"/>
                      </a:ext>
                    </a:extLst>
                  </pic:spPr>
                </pic:pic>
              </a:graphicData>
            </a:graphic>
          </wp:inline>
        </w:drawing>
      </w:r>
    </w:p>
    <w:p w14:paraId="72330624" w14:textId="46DA12AD" w:rsidR="00BB556D" w:rsidRPr="00BB556D" w:rsidRDefault="00BB556D" w:rsidP="00BB556D">
      <w:pPr>
        <w:pStyle w:val="af"/>
        <w:jc w:val="center"/>
        <w:rPr>
          <w:rFonts w:ascii="Times New Roman" w:eastAsia="宋体" w:hAnsi="Times New Roman" w:cs="Times New Roman"/>
          <w:sz w:val="16"/>
          <w:szCs w:val="16"/>
          <w:lang w:eastAsia="zh-CN"/>
        </w:rPr>
      </w:pPr>
      <w:proofErr w:type="gramStart"/>
      <w:r w:rsidRPr="00BB556D">
        <w:rPr>
          <w:rFonts w:ascii="Times New Roman" w:eastAsia="宋体" w:hAnsi="Times New Roman" w:cs="Times New Roman"/>
          <w:sz w:val="16"/>
          <w:szCs w:val="16"/>
          <w:lang w:eastAsia="zh-CN"/>
        </w:rPr>
        <w:t>Fig.</w:t>
      </w:r>
      <w:proofErr w:type="gramEnd"/>
      <w:r w:rsidRPr="00BB556D">
        <w:rPr>
          <w:rFonts w:ascii="Times New Roman" w:eastAsia="宋体" w:hAnsi="Times New Roman" w:cs="Times New Roman"/>
          <w:sz w:val="16"/>
          <w:szCs w:val="16"/>
          <w:lang w:eastAsia="zh-CN"/>
        </w:rPr>
        <w:t xml:space="preserve"> </w:t>
      </w:r>
      <w:r w:rsidRPr="00BB556D">
        <w:rPr>
          <w:rFonts w:ascii="Times New Roman" w:eastAsia="宋体" w:hAnsi="Times New Roman" w:cs="Times New Roman"/>
          <w:sz w:val="16"/>
          <w:szCs w:val="16"/>
          <w:lang w:eastAsia="zh-CN"/>
        </w:rPr>
        <w:fldChar w:fldCharType="begin"/>
      </w:r>
      <w:r w:rsidRPr="00BB556D">
        <w:rPr>
          <w:rFonts w:ascii="Times New Roman" w:eastAsia="宋体" w:hAnsi="Times New Roman" w:cs="Times New Roman"/>
          <w:sz w:val="16"/>
          <w:szCs w:val="16"/>
          <w:lang w:eastAsia="zh-CN"/>
        </w:rPr>
        <w:instrText xml:space="preserve"> SEQ Fig. \* ARABIC </w:instrText>
      </w:r>
      <w:r w:rsidRPr="00BB556D">
        <w:rPr>
          <w:rFonts w:ascii="Times New Roman" w:eastAsia="宋体" w:hAnsi="Times New Roman" w:cs="Times New Roman"/>
          <w:sz w:val="16"/>
          <w:szCs w:val="16"/>
          <w:lang w:eastAsia="zh-CN"/>
        </w:rPr>
        <w:fldChar w:fldCharType="separate"/>
      </w:r>
      <w:r w:rsidR="00E1240C">
        <w:rPr>
          <w:rFonts w:ascii="Times New Roman" w:eastAsia="宋体" w:hAnsi="Times New Roman" w:cs="Times New Roman"/>
          <w:noProof/>
          <w:sz w:val="16"/>
          <w:szCs w:val="16"/>
          <w:lang w:eastAsia="zh-CN"/>
        </w:rPr>
        <w:t>2</w:t>
      </w:r>
      <w:r w:rsidRPr="00BB556D">
        <w:rPr>
          <w:rFonts w:ascii="Times New Roman" w:eastAsia="宋体" w:hAnsi="Times New Roman" w:cs="Times New Roman"/>
          <w:sz w:val="16"/>
          <w:szCs w:val="16"/>
          <w:lang w:eastAsia="zh-CN"/>
        </w:rPr>
        <w:fldChar w:fldCharType="end"/>
      </w:r>
      <w:r w:rsidRPr="00BB556D">
        <w:rPr>
          <w:rFonts w:ascii="Times New Roman" w:eastAsia="宋体" w:hAnsi="Times New Roman" w:cs="Times New Roman" w:hint="eastAsia"/>
          <w:sz w:val="16"/>
          <w:szCs w:val="16"/>
          <w:lang w:eastAsia="zh-CN"/>
        </w:rPr>
        <w:t>. An Eulerian Path</w:t>
      </w:r>
    </w:p>
    <w:p w14:paraId="23965488" w14:textId="38A9846E" w:rsidR="00E97B99" w:rsidRDefault="00E97B99">
      <w:pPr>
        <w:pStyle w:val="Text"/>
      </w:pPr>
    </w:p>
    <w:p w14:paraId="3836FF56" w14:textId="73A6AC5B" w:rsidR="00797F25" w:rsidRPr="00797F25" w:rsidRDefault="00797F25" w:rsidP="00797F25">
      <w:pPr>
        <w:pStyle w:val="2"/>
        <w:rPr>
          <w:lang w:eastAsia="zh-CN"/>
        </w:rPr>
      </w:pPr>
      <w:r w:rsidRPr="00797F25">
        <w:rPr>
          <w:lang w:eastAsia="zh-CN"/>
        </w:rPr>
        <w:t xml:space="preserve">Eulerian </w:t>
      </w:r>
      <w:r w:rsidRPr="00797F25">
        <w:rPr>
          <w:rFonts w:hint="eastAsia"/>
          <w:lang w:eastAsia="zh-CN"/>
        </w:rPr>
        <w:t>P</w:t>
      </w:r>
      <w:r w:rsidRPr="00797F25">
        <w:rPr>
          <w:lang w:eastAsia="zh-CN"/>
        </w:rPr>
        <w:t>ath</w:t>
      </w:r>
      <w:r w:rsidRPr="00797F25">
        <w:rPr>
          <w:rFonts w:hint="eastAsia"/>
          <w:lang w:eastAsia="zh-CN"/>
        </w:rPr>
        <w:t xml:space="preserve"> </w:t>
      </w:r>
      <w:hyperlink r:id="rId13" w:history="1">
        <w:r w:rsidRPr="00797F25">
          <w:rPr>
            <w:rFonts w:hint="eastAsia"/>
            <w:lang w:eastAsia="zh-CN"/>
          </w:rPr>
          <w:t>T</w:t>
        </w:r>
        <w:r w:rsidRPr="00797F25">
          <w:rPr>
            <w:lang w:eastAsia="zh-CN"/>
          </w:rPr>
          <w:t>heorem</w:t>
        </w:r>
      </w:hyperlink>
    </w:p>
    <w:p w14:paraId="36244335" w14:textId="6879D635" w:rsidR="00BF0C69" w:rsidRDefault="004F37BE" w:rsidP="00E97B99">
      <w:pPr>
        <w:pStyle w:val="Text"/>
        <w:rPr>
          <w:rStyle w:val="keyword"/>
          <w:color w:val="000000" w:themeColor="text1"/>
          <w:lang w:eastAsia="zh-CN"/>
        </w:rPr>
      </w:pPr>
      <w:r w:rsidRPr="001F4C5C">
        <w:rPr>
          <w:noProof/>
          <w:lang w:eastAsia="zh-CN"/>
        </w:rPr>
        <mc:AlternateContent>
          <mc:Choice Requires="wps">
            <w:drawing>
              <wp:anchor distT="0" distB="0" distL="114300" distR="114300" simplePos="0" relativeHeight="251674624" behindDoc="0" locked="0" layoutInCell="0" allowOverlap="1" wp14:anchorId="7FCD4430" wp14:editId="4CE502B8">
                <wp:simplePos x="0" y="0"/>
                <wp:positionH relativeFrom="margin">
                  <wp:posOffset>322580</wp:posOffset>
                </wp:positionH>
                <wp:positionV relativeFrom="margin">
                  <wp:posOffset>6019165</wp:posOffset>
                </wp:positionV>
                <wp:extent cx="6188075" cy="1804670"/>
                <wp:effectExtent l="0" t="0" r="3175" b="5080"/>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88075" cy="1804670"/>
                        </a:xfrm>
                        <a:prstGeom prst="rect">
                          <a:avLst/>
                        </a:prstGeom>
                        <a:solidFill>
                          <a:srgbClr val="FFFFFF"/>
                        </a:solidFill>
                        <a:ln w="9525">
                          <a:noFill/>
                          <a:miter lim="800000"/>
                          <a:headEnd/>
                          <a:tailEnd/>
                        </a:ln>
                        <a:extLst/>
                      </wps:spPr>
                      <wps:txbx>
                        <w:txbxContent>
                          <w:p w14:paraId="059B2BB7" w14:textId="732464FB" w:rsidR="001E2603" w:rsidRDefault="001E2603" w:rsidP="00A82A3D">
                            <w:pPr>
                              <w:pStyle w:val="TableTitle"/>
                              <w:rPr>
                                <w:lang w:eastAsia="zh-CN"/>
                              </w:rPr>
                            </w:pPr>
                            <w:r>
                              <w:t xml:space="preserve">TABLE </w:t>
                            </w:r>
                            <w:r w:rsidR="00A82A3D">
                              <w:rPr>
                                <w:rFonts w:hint="eastAsia"/>
                                <w:lang w:eastAsia="zh-CN"/>
                              </w:rPr>
                              <w:t>II</w:t>
                            </w:r>
                          </w:p>
                          <w:p w14:paraId="2CE8B644" w14:textId="465845F9" w:rsidR="001E2603" w:rsidRDefault="009B5270" w:rsidP="00A82A3D">
                            <w:pPr>
                              <w:pStyle w:val="TableTitle"/>
                              <w:rPr>
                                <w:lang w:eastAsia="zh-CN"/>
                              </w:rPr>
                            </w:pPr>
                            <w:r>
                              <w:rPr>
                                <w:rFonts w:hint="eastAsia"/>
                                <w:lang w:eastAsia="zh-CN"/>
                              </w:rPr>
                              <w:t>The encoding list of n readout channels</w:t>
                            </w:r>
                          </w:p>
                          <w:tbl>
                            <w:tblPr>
                              <w:tblW w:w="8931" w:type="dxa"/>
                              <w:tblInd w:w="108" w:type="dxa"/>
                              <w:tblBorders>
                                <w:top w:val="double" w:sz="6" w:space="0" w:color="auto"/>
                                <w:bottom w:val="double" w:sz="6" w:space="0" w:color="auto"/>
                              </w:tblBorders>
                              <w:tblLayout w:type="fixed"/>
                              <w:tblLook w:val="0000" w:firstRow="0" w:lastRow="0" w:firstColumn="0" w:lastColumn="0" w:noHBand="0" w:noVBand="0"/>
                            </w:tblPr>
                            <w:tblGrid>
                              <w:gridCol w:w="851"/>
                              <w:gridCol w:w="709"/>
                              <w:gridCol w:w="708"/>
                              <w:gridCol w:w="709"/>
                              <w:gridCol w:w="709"/>
                              <w:gridCol w:w="709"/>
                              <w:gridCol w:w="708"/>
                              <w:gridCol w:w="709"/>
                              <w:gridCol w:w="709"/>
                              <w:gridCol w:w="709"/>
                              <w:gridCol w:w="708"/>
                              <w:gridCol w:w="993"/>
                            </w:tblGrid>
                            <w:tr w:rsidR="00A82A3D" w14:paraId="6D4306F0" w14:textId="1F029D45" w:rsidTr="009B5270">
                              <w:trPr>
                                <w:trHeight w:val="153"/>
                              </w:trPr>
                              <w:tc>
                                <w:tcPr>
                                  <w:tcW w:w="851" w:type="dxa"/>
                                  <w:tcBorders>
                                    <w:top w:val="double" w:sz="6" w:space="0" w:color="auto"/>
                                    <w:bottom w:val="single" w:sz="4" w:space="0" w:color="auto"/>
                                  </w:tcBorders>
                                  <w:vAlign w:val="center"/>
                                </w:tcPr>
                                <w:p w14:paraId="76A51DAD" w14:textId="4F4207D0" w:rsidR="00A82A3D" w:rsidRDefault="009B5270" w:rsidP="00A82A3D">
                                  <w:pPr>
                                    <w:jc w:val="center"/>
                                    <w:rPr>
                                      <w:smallCaps/>
                                      <w:lang w:eastAsia="zh-CN"/>
                                    </w:rPr>
                                  </w:pPr>
                                  <w:r>
                                    <w:rPr>
                                      <w:rFonts w:hint="eastAsia"/>
                                      <w:sz w:val="16"/>
                                      <w:szCs w:val="16"/>
                                      <w:lang w:eastAsia="zh-CN"/>
                                    </w:rPr>
                                    <w:t>Row</w:t>
                                  </w:r>
                                </w:p>
                              </w:tc>
                              <w:tc>
                                <w:tcPr>
                                  <w:tcW w:w="8080" w:type="dxa"/>
                                  <w:gridSpan w:val="11"/>
                                  <w:tcBorders>
                                    <w:top w:val="double" w:sz="6" w:space="0" w:color="auto"/>
                                    <w:bottom w:val="single" w:sz="4" w:space="0" w:color="auto"/>
                                  </w:tcBorders>
                                </w:tcPr>
                                <w:p w14:paraId="727AFAC4" w14:textId="5642D5BD" w:rsidR="00A82A3D" w:rsidRPr="00A1203C" w:rsidRDefault="00A82A3D" w:rsidP="009B5270">
                                  <w:pPr>
                                    <w:jc w:val="center"/>
                                    <w:rPr>
                                      <w:sz w:val="16"/>
                                      <w:szCs w:val="16"/>
                                      <w:lang w:eastAsia="zh-CN"/>
                                    </w:rPr>
                                  </w:pPr>
                                  <w:r>
                                    <w:rPr>
                                      <w:rFonts w:hint="eastAsia"/>
                                      <w:sz w:val="16"/>
                                      <w:szCs w:val="16"/>
                                      <w:lang w:eastAsia="zh-CN"/>
                                    </w:rPr>
                                    <w:t>Encoding list</w:t>
                                  </w:r>
                                </w:p>
                              </w:tc>
                            </w:tr>
                            <w:tr w:rsidR="00A82A3D" w14:paraId="58E2FC75" w14:textId="4C145D93" w:rsidTr="00A82A3D">
                              <w:trPr>
                                <w:trHeight w:val="258"/>
                              </w:trPr>
                              <w:tc>
                                <w:tcPr>
                                  <w:tcW w:w="851" w:type="dxa"/>
                                  <w:tcBorders>
                                    <w:top w:val="single" w:sz="4" w:space="0" w:color="auto"/>
                                  </w:tcBorders>
                                </w:tcPr>
                                <w:p w14:paraId="3F6E10C9" w14:textId="5BC21A4A" w:rsidR="00A1203C" w:rsidRDefault="004F37BE" w:rsidP="00A82A3D">
                                  <w:pPr>
                                    <w:jc w:val="center"/>
                                    <w:rPr>
                                      <w:sz w:val="16"/>
                                      <w:szCs w:val="16"/>
                                      <w:lang w:eastAsia="zh-CN"/>
                                    </w:rPr>
                                  </w:pPr>
                                  <w:r>
                                    <w:rPr>
                                      <w:rFonts w:hint="eastAsia"/>
                                      <w:sz w:val="16"/>
                                      <w:szCs w:val="16"/>
                                      <w:lang w:eastAsia="zh-CN"/>
                                    </w:rPr>
                                    <w:t>1</w:t>
                                  </w:r>
                                </w:p>
                              </w:tc>
                              <w:tc>
                                <w:tcPr>
                                  <w:tcW w:w="709" w:type="dxa"/>
                                  <w:tcBorders>
                                    <w:top w:val="single" w:sz="4" w:space="0" w:color="auto"/>
                                  </w:tcBorders>
                                </w:tcPr>
                                <w:p w14:paraId="396681A2" w14:textId="71D0563D" w:rsidR="00A1203C" w:rsidRPr="00A1203C" w:rsidRDefault="00A1203C" w:rsidP="00A82A3D">
                                  <w:pPr>
                                    <w:jc w:val="center"/>
                                    <w:rPr>
                                      <w:sz w:val="16"/>
                                      <w:szCs w:val="16"/>
                                      <w:lang w:eastAsia="zh-CN"/>
                                    </w:rPr>
                                  </w:pPr>
                                  <w:r>
                                    <w:rPr>
                                      <w:rFonts w:hint="eastAsia"/>
                                      <w:sz w:val="16"/>
                                      <w:szCs w:val="16"/>
                                      <w:lang w:eastAsia="zh-CN"/>
                                    </w:rPr>
                                    <w:t>12</w:t>
                                  </w:r>
                                </w:p>
                              </w:tc>
                              <w:tc>
                                <w:tcPr>
                                  <w:tcW w:w="708" w:type="dxa"/>
                                  <w:tcBorders>
                                    <w:top w:val="single" w:sz="4" w:space="0" w:color="auto"/>
                                  </w:tcBorders>
                                </w:tcPr>
                                <w:p w14:paraId="382FF074" w14:textId="4E3DF17F" w:rsidR="00A1203C" w:rsidRPr="00A1203C" w:rsidRDefault="00A1203C" w:rsidP="00A82A3D">
                                  <w:pPr>
                                    <w:jc w:val="center"/>
                                    <w:rPr>
                                      <w:sz w:val="16"/>
                                      <w:szCs w:val="16"/>
                                      <w:lang w:eastAsia="zh-CN"/>
                                    </w:rPr>
                                  </w:pPr>
                                  <w:r w:rsidRPr="00A1203C">
                                    <w:rPr>
                                      <w:rFonts w:hint="eastAsia"/>
                                      <w:sz w:val="16"/>
                                      <w:szCs w:val="16"/>
                                      <w:lang w:eastAsia="zh-CN"/>
                                    </w:rPr>
                                    <w:t>21</w:t>
                                  </w:r>
                                </w:p>
                              </w:tc>
                              <w:tc>
                                <w:tcPr>
                                  <w:tcW w:w="709" w:type="dxa"/>
                                  <w:tcBorders>
                                    <w:top w:val="single" w:sz="4" w:space="0" w:color="auto"/>
                                  </w:tcBorders>
                                </w:tcPr>
                                <w:p w14:paraId="2AC67595" w14:textId="77777777" w:rsidR="00A1203C" w:rsidRPr="00A1203C" w:rsidRDefault="00A1203C" w:rsidP="00A82A3D">
                                  <w:pPr>
                                    <w:jc w:val="center"/>
                                    <w:rPr>
                                      <w:sz w:val="16"/>
                                      <w:szCs w:val="16"/>
                                    </w:rPr>
                                  </w:pPr>
                                </w:p>
                              </w:tc>
                              <w:tc>
                                <w:tcPr>
                                  <w:tcW w:w="709" w:type="dxa"/>
                                  <w:tcBorders>
                                    <w:top w:val="single" w:sz="4" w:space="0" w:color="auto"/>
                                  </w:tcBorders>
                                </w:tcPr>
                                <w:p w14:paraId="2ABDA461" w14:textId="77777777" w:rsidR="00A1203C" w:rsidRPr="00A1203C" w:rsidRDefault="00A1203C" w:rsidP="00A82A3D">
                                  <w:pPr>
                                    <w:jc w:val="center"/>
                                    <w:rPr>
                                      <w:sz w:val="16"/>
                                      <w:szCs w:val="16"/>
                                    </w:rPr>
                                  </w:pPr>
                                </w:p>
                              </w:tc>
                              <w:tc>
                                <w:tcPr>
                                  <w:tcW w:w="709" w:type="dxa"/>
                                  <w:tcBorders>
                                    <w:top w:val="single" w:sz="4" w:space="0" w:color="auto"/>
                                  </w:tcBorders>
                                </w:tcPr>
                                <w:p w14:paraId="7059379B" w14:textId="2EFFE9EB" w:rsidR="00A1203C" w:rsidRPr="00A1203C" w:rsidRDefault="00A1203C" w:rsidP="00A82A3D">
                                  <w:pPr>
                                    <w:jc w:val="center"/>
                                    <w:rPr>
                                      <w:sz w:val="16"/>
                                      <w:szCs w:val="16"/>
                                    </w:rPr>
                                  </w:pPr>
                                </w:p>
                              </w:tc>
                              <w:tc>
                                <w:tcPr>
                                  <w:tcW w:w="708" w:type="dxa"/>
                                  <w:tcBorders>
                                    <w:top w:val="single" w:sz="4" w:space="0" w:color="auto"/>
                                  </w:tcBorders>
                                </w:tcPr>
                                <w:p w14:paraId="2EC84018" w14:textId="4478FB9B" w:rsidR="00A1203C" w:rsidRPr="00A1203C" w:rsidRDefault="00A1203C" w:rsidP="00A82A3D">
                                  <w:pPr>
                                    <w:jc w:val="center"/>
                                    <w:rPr>
                                      <w:sz w:val="16"/>
                                      <w:szCs w:val="16"/>
                                    </w:rPr>
                                  </w:pPr>
                                </w:p>
                              </w:tc>
                              <w:tc>
                                <w:tcPr>
                                  <w:tcW w:w="709" w:type="dxa"/>
                                  <w:tcBorders>
                                    <w:top w:val="single" w:sz="4" w:space="0" w:color="auto"/>
                                  </w:tcBorders>
                                </w:tcPr>
                                <w:p w14:paraId="4644BF4F" w14:textId="012CCD2F" w:rsidR="00A1203C" w:rsidRPr="00A1203C" w:rsidRDefault="00A1203C" w:rsidP="00A82A3D">
                                  <w:pPr>
                                    <w:jc w:val="center"/>
                                    <w:rPr>
                                      <w:sz w:val="16"/>
                                      <w:szCs w:val="16"/>
                                    </w:rPr>
                                  </w:pPr>
                                </w:p>
                              </w:tc>
                              <w:tc>
                                <w:tcPr>
                                  <w:tcW w:w="709" w:type="dxa"/>
                                  <w:tcBorders>
                                    <w:top w:val="single" w:sz="4" w:space="0" w:color="auto"/>
                                  </w:tcBorders>
                                </w:tcPr>
                                <w:p w14:paraId="67BDE62E" w14:textId="0B333353" w:rsidR="00A1203C" w:rsidRPr="00A1203C" w:rsidRDefault="00A1203C" w:rsidP="00A82A3D">
                                  <w:pPr>
                                    <w:jc w:val="center"/>
                                    <w:rPr>
                                      <w:sz w:val="16"/>
                                      <w:szCs w:val="16"/>
                                    </w:rPr>
                                  </w:pPr>
                                </w:p>
                              </w:tc>
                              <w:tc>
                                <w:tcPr>
                                  <w:tcW w:w="709" w:type="dxa"/>
                                  <w:tcBorders>
                                    <w:top w:val="single" w:sz="4" w:space="0" w:color="auto"/>
                                  </w:tcBorders>
                                </w:tcPr>
                                <w:p w14:paraId="69C33A2B" w14:textId="3AD3BB1C" w:rsidR="00A1203C" w:rsidRPr="00A1203C" w:rsidRDefault="00A1203C" w:rsidP="00A82A3D">
                                  <w:pPr>
                                    <w:jc w:val="center"/>
                                    <w:rPr>
                                      <w:sz w:val="16"/>
                                      <w:szCs w:val="16"/>
                                    </w:rPr>
                                  </w:pPr>
                                </w:p>
                              </w:tc>
                              <w:tc>
                                <w:tcPr>
                                  <w:tcW w:w="708" w:type="dxa"/>
                                  <w:tcBorders>
                                    <w:top w:val="single" w:sz="4" w:space="0" w:color="auto"/>
                                  </w:tcBorders>
                                </w:tcPr>
                                <w:p w14:paraId="636EAF35" w14:textId="78A1944D" w:rsidR="00A1203C" w:rsidRPr="00A1203C" w:rsidRDefault="00A1203C" w:rsidP="00A82A3D">
                                  <w:pPr>
                                    <w:jc w:val="center"/>
                                    <w:rPr>
                                      <w:sz w:val="16"/>
                                      <w:szCs w:val="16"/>
                                    </w:rPr>
                                  </w:pPr>
                                </w:p>
                              </w:tc>
                              <w:tc>
                                <w:tcPr>
                                  <w:tcW w:w="993" w:type="dxa"/>
                                  <w:tcBorders>
                                    <w:top w:val="single" w:sz="4" w:space="0" w:color="auto"/>
                                  </w:tcBorders>
                                </w:tcPr>
                                <w:p w14:paraId="778A2B37" w14:textId="25A91A9D" w:rsidR="00A1203C" w:rsidRPr="00A1203C" w:rsidRDefault="00A1203C" w:rsidP="00A82A3D">
                                  <w:pPr>
                                    <w:jc w:val="center"/>
                                    <w:rPr>
                                      <w:sz w:val="16"/>
                                      <w:szCs w:val="16"/>
                                    </w:rPr>
                                  </w:pPr>
                                </w:p>
                              </w:tc>
                            </w:tr>
                            <w:tr w:rsidR="00A82A3D" w14:paraId="5E74F717" w14:textId="4E6E7FEF" w:rsidTr="00A82A3D">
                              <w:trPr>
                                <w:trHeight w:val="292"/>
                              </w:trPr>
                              <w:tc>
                                <w:tcPr>
                                  <w:tcW w:w="851" w:type="dxa"/>
                                </w:tcPr>
                                <w:p w14:paraId="16FBEEF2" w14:textId="420FC27A" w:rsidR="00A1203C" w:rsidRPr="007F3E55" w:rsidRDefault="004F37BE" w:rsidP="00A82A3D">
                                  <w:pPr>
                                    <w:jc w:val="center"/>
                                    <w:rPr>
                                      <w:sz w:val="16"/>
                                      <w:szCs w:val="16"/>
                                      <w:lang w:eastAsia="zh-CN"/>
                                    </w:rPr>
                                  </w:pPr>
                                  <w:r>
                                    <w:rPr>
                                      <w:rFonts w:hint="eastAsia"/>
                                      <w:sz w:val="16"/>
                                      <w:szCs w:val="16"/>
                                      <w:lang w:eastAsia="zh-CN"/>
                                    </w:rPr>
                                    <w:t>2</w:t>
                                  </w:r>
                                </w:p>
                              </w:tc>
                              <w:tc>
                                <w:tcPr>
                                  <w:tcW w:w="709" w:type="dxa"/>
                                </w:tcPr>
                                <w:p w14:paraId="78333FEF" w14:textId="60895A7E" w:rsidR="00A1203C" w:rsidRDefault="00A1203C" w:rsidP="00A82A3D">
                                  <w:pPr>
                                    <w:jc w:val="center"/>
                                    <w:rPr>
                                      <w:sz w:val="16"/>
                                      <w:szCs w:val="16"/>
                                      <w:lang w:eastAsia="zh-CN"/>
                                    </w:rPr>
                                  </w:pPr>
                                  <w:r>
                                    <w:rPr>
                                      <w:rFonts w:hint="eastAsia"/>
                                      <w:sz w:val="16"/>
                                      <w:szCs w:val="16"/>
                                      <w:lang w:eastAsia="zh-CN"/>
                                    </w:rPr>
                                    <w:t>13</w:t>
                                  </w:r>
                                </w:p>
                              </w:tc>
                              <w:tc>
                                <w:tcPr>
                                  <w:tcW w:w="708" w:type="dxa"/>
                                </w:tcPr>
                                <w:p w14:paraId="01874798" w14:textId="2C87FE4B" w:rsidR="00A1203C" w:rsidRPr="00A1203C" w:rsidRDefault="00A1203C" w:rsidP="00A82A3D">
                                  <w:pPr>
                                    <w:jc w:val="center"/>
                                    <w:rPr>
                                      <w:sz w:val="16"/>
                                      <w:szCs w:val="16"/>
                                      <w:lang w:eastAsia="zh-CN"/>
                                    </w:rPr>
                                  </w:pPr>
                                  <w:r>
                                    <w:rPr>
                                      <w:rFonts w:hint="eastAsia"/>
                                      <w:sz w:val="16"/>
                                      <w:szCs w:val="16"/>
                                      <w:lang w:eastAsia="zh-CN"/>
                                    </w:rPr>
                                    <w:t>32</w:t>
                                  </w:r>
                                </w:p>
                              </w:tc>
                              <w:tc>
                                <w:tcPr>
                                  <w:tcW w:w="709" w:type="dxa"/>
                                </w:tcPr>
                                <w:p w14:paraId="14BA9331" w14:textId="77E45122" w:rsidR="00A1203C" w:rsidRPr="00A1203C" w:rsidRDefault="00A1203C" w:rsidP="00A82A3D">
                                  <w:pPr>
                                    <w:jc w:val="center"/>
                                    <w:rPr>
                                      <w:sz w:val="16"/>
                                      <w:szCs w:val="16"/>
                                      <w:lang w:eastAsia="zh-CN"/>
                                    </w:rPr>
                                  </w:pPr>
                                  <w:r>
                                    <w:rPr>
                                      <w:rFonts w:hint="eastAsia"/>
                                      <w:sz w:val="16"/>
                                      <w:szCs w:val="16"/>
                                      <w:lang w:eastAsia="zh-CN"/>
                                    </w:rPr>
                                    <w:t>23</w:t>
                                  </w:r>
                                </w:p>
                              </w:tc>
                              <w:tc>
                                <w:tcPr>
                                  <w:tcW w:w="709" w:type="dxa"/>
                                </w:tcPr>
                                <w:p w14:paraId="6F22094B" w14:textId="0D097A51" w:rsidR="00A1203C" w:rsidRPr="00A1203C" w:rsidRDefault="00A1203C" w:rsidP="00A82A3D">
                                  <w:pPr>
                                    <w:jc w:val="center"/>
                                    <w:rPr>
                                      <w:sz w:val="16"/>
                                      <w:szCs w:val="16"/>
                                      <w:lang w:eastAsia="zh-CN"/>
                                    </w:rPr>
                                  </w:pPr>
                                  <w:r>
                                    <w:rPr>
                                      <w:rFonts w:hint="eastAsia"/>
                                      <w:sz w:val="16"/>
                                      <w:szCs w:val="16"/>
                                      <w:lang w:eastAsia="zh-CN"/>
                                    </w:rPr>
                                    <w:t>31</w:t>
                                  </w:r>
                                </w:p>
                              </w:tc>
                              <w:tc>
                                <w:tcPr>
                                  <w:tcW w:w="709" w:type="dxa"/>
                                </w:tcPr>
                                <w:p w14:paraId="737BA08B" w14:textId="4857E612" w:rsidR="00A1203C" w:rsidRPr="00A1203C" w:rsidRDefault="00A1203C" w:rsidP="00A82A3D">
                                  <w:pPr>
                                    <w:jc w:val="center"/>
                                    <w:rPr>
                                      <w:sz w:val="16"/>
                                      <w:szCs w:val="16"/>
                                    </w:rPr>
                                  </w:pPr>
                                </w:p>
                              </w:tc>
                              <w:tc>
                                <w:tcPr>
                                  <w:tcW w:w="708" w:type="dxa"/>
                                </w:tcPr>
                                <w:p w14:paraId="3099769F" w14:textId="29B72E65" w:rsidR="00A1203C" w:rsidRPr="00A1203C" w:rsidRDefault="00A1203C" w:rsidP="00A82A3D">
                                  <w:pPr>
                                    <w:jc w:val="center"/>
                                    <w:rPr>
                                      <w:sz w:val="16"/>
                                      <w:szCs w:val="16"/>
                                    </w:rPr>
                                  </w:pPr>
                                </w:p>
                              </w:tc>
                              <w:tc>
                                <w:tcPr>
                                  <w:tcW w:w="709" w:type="dxa"/>
                                </w:tcPr>
                                <w:p w14:paraId="0AC08C1C" w14:textId="534F9F27" w:rsidR="00A1203C" w:rsidRPr="00A1203C" w:rsidRDefault="00A1203C" w:rsidP="00A82A3D">
                                  <w:pPr>
                                    <w:jc w:val="center"/>
                                    <w:rPr>
                                      <w:sz w:val="16"/>
                                      <w:szCs w:val="16"/>
                                    </w:rPr>
                                  </w:pPr>
                                </w:p>
                              </w:tc>
                              <w:tc>
                                <w:tcPr>
                                  <w:tcW w:w="709" w:type="dxa"/>
                                </w:tcPr>
                                <w:p w14:paraId="2215DBA1" w14:textId="566C1077" w:rsidR="00A1203C" w:rsidRPr="00A1203C" w:rsidRDefault="00A1203C" w:rsidP="00A82A3D">
                                  <w:pPr>
                                    <w:jc w:val="center"/>
                                    <w:rPr>
                                      <w:sz w:val="16"/>
                                      <w:szCs w:val="16"/>
                                    </w:rPr>
                                  </w:pPr>
                                </w:p>
                              </w:tc>
                              <w:tc>
                                <w:tcPr>
                                  <w:tcW w:w="709" w:type="dxa"/>
                                </w:tcPr>
                                <w:p w14:paraId="4206B666" w14:textId="7B3457B6" w:rsidR="00A1203C" w:rsidRPr="00A1203C" w:rsidRDefault="00A1203C" w:rsidP="00A82A3D">
                                  <w:pPr>
                                    <w:jc w:val="center"/>
                                    <w:rPr>
                                      <w:sz w:val="16"/>
                                      <w:szCs w:val="16"/>
                                    </w:rPr>
                                  </w:pPr>
                                </w:p>
                              </w:tc>
                              <w:tc>
                                <w:tcPr>
                                  <w:tcW w:w="708" w:type="dxa"/>
                                </w:tcPr>
                                <w:p w14:paraId="63BA9ACB" w14:textId="019B688E" w:rsidR="00A1203C" w:rsidRPr="00A1203C" w:rsidRDefault="00A1203C" w:rsidP="00A82A3D">
                                  <w:pPr>
                                    <w:jc w:val="center"/>
                                    <w:rPr>
                                      <w:sz w:val="16"/>
                                      <w:szCs w:val="16"/>
                                    </w:rPr>
                                  </w:pPr>
                                </w:p>
                              </w:tc>
                              <w:tc>
                                <w:tcPr>
                                  <w:tcW w:w="993" w:type="dxa"/>
                                </w:tcPr>
                                <w:p w14:paraId="07FE4B12" w14:textId="28446A9C" w:rsidR="00A1203C" w:rsidRPr="00A1203C" w:rsidRDefault="00A1203C" w:rsidP="00A82A3D">
                                  <w:pPr>
                                    <w:jc w:val="center"/>
                                    <w:rPr>
                                      <w:sz w:val="16"/>
                                      <w:szCs w:val="16"/>
                                    </w:rPr>
                                  </w:pPr>
                                </w:p>
                              </w:tc>
                            </w:tr>
                            <w:tr w:rsidR="00A82A3D" w14:paraId="42A253BA" w14:textId="1DBA4E43" w:rsidTr="00A82A3D">
                              <w:tc>
                                <w:tcPr>
                                  <w:tcW w:w="851" w:type="dxa"/>
                                </w:tcPr>
                                <w:p w14:paraId="483824F1" w14:textId="55690726" w:rsidR="00A1203C" w:rsidRPr="007F3E55" w:rsidRDefault="004F37BE" w:rsidP="00A82A3D">
                                  <w:pPr>
                                    <w:jc w:val="center"/>
                                    <w:rPr>
                                      <w:sz w:val="16"/>
                                      <w:szCs w:val="16"/>
                                      <w:lang w:eastAsia="zh-CN"/>
                                    </w:rPr>
                                  </w:pPr>
                                  <w:r>
                                    <w:rPr>
                                      <w:rFonts w:hint="eastAsia"/>
                                      <w:sz w:val="16"/>
                                      <w:szCs w:val="16"/>
                                      <w:lang w:eastAsia="zh-CN"/>
                                    </w:rPr>
                                    <w:t>3</w:t>
                                  </w:r>
                                </w:p>
                              </w:tc>
                              <w:tc>
                                <w:tcPr>
                                  <w:tcW w:w="709" w:type="dxa"/>
                                </w:tcPr>
                                <w:p w14:paraId="724CF9C0" w14:textId="03ADF145" w:rsidR="00A1203C" w:rsidRPr="00A1203C" w:rsidRDefault="00A1203C" w:rsidP="00A82A3D">
                                  <w:pPr>
                                    <w:jc w:val="center"/>
                                    <w:rPr>
                                      <w:sz w:val="16"/>
                                      <w:szCs w:val="16"/>
                                      <w:lang w:eastAsia="zh-CN"/>
                                    </w:rPr>
                                  </w:pPr>
                                  <w:r>
                                    <w:rPr>
                                      <w:rFonts w:hint="eastAsia"/>
                                      <w:sz w:val="16"/>
                                      <w:szCs w:val="16"/>
                                      <w:lang w:eastAsia="zh-CN"/>
                                    </w:rPr>
                                    <w:t>14</w:t>
                                  </w:r>
                                </w:p>
                              </w:tc>
                              <w:tc>
                                <w:tcPr>
                                  <w:tcW w:w="708" w:type="dxa"/>
                                </w:tcPr>
                                <w:p w14:paraId="48E21727" w14:textId="430D966B" w:rsidR="00A1203C" w:rsidRPr="00A1203C" w:rsidRDefault="00A1203C" w:rsidP="00A82A3D">
                                  <w:pPr>
                                    <w:jc w:val="center"/>
                                    <w:rPr>
                                      <w:sz w:val="16"/>
                                      <w:szCs w:val="16"/>
                                      <w:lang w:eastAsia="zh-CN"/>
                                    </w:rPr>
                                  </w:pPr>
                                  <w:r>
                                    <w:rPr>
                                      <w:rFonts w:hint="eastAsia"/>
                                      <w:sz w:val="16"/>
                                      <w:szCs w:val="16"/>
                                      <w:lang w:eastAsia="zh-CN"/>
                                    </w:rPr>
                                    <w:t>42</w:t>
                                  </w:r>
                                </w:p>
                              </w:tc>
                              <w:tc>
                                <w:tcPr>
                                  <w:tcW w:w="709" w:type="dxa"/>
                                </w:tcPr>
                                <w:p w14:paraId="1DFFF437" w14:textId="7B50631B" w:rsidR="00A1203C" w:rsidRPr="00A1203C" w:rsidRDefault="00A1203C" w:rsidP="00A82A3D">
                                  <w:pPr>
                                    <w:jc w:val="center"/>
                                    <w:rPr>
                                      <w:sz w:val="16"/>
                                      <w:szCs w:val="16"/>
                                      <w:lang w:eastAsia="zh-CN"/>
                                    </w:rPr>
                                  </w:pPr>
                                  <w:r>
                                    <w:rPr>
                                      <w:rFonts w:hint="eastAsia"/>
                                      <w:sz w:val="16"/>
                                      <w:szCs w:val="16"/>
                                      <w:lang w:eastAsia="zh-CN"/>
                                    </w:rPr>
                                    <w:t>24</w:t>
                                  </w:r>
                                </w:p>
                              </w:tc>
                              <w:tc>
                                <w:tcPr>
                                  <w:tcW w:w="709" w:type="dxa"/>
                                </w:tcPr>
                                <w:p w14:paraId="21BD911D" w14:textId="55F6F3A6" w:rsidR="00A1203C" w:rsidRPr="00A1203C" w:rsidRDefault="00A1203C" w:rsidP="00A82A3D">
                                  <w:pPr>
                                    <w:jc w:val="center"/>
                                    <w:rPr>
                                      <w:sz w:val="16"/>
                                      <w:szCs w:val="16"/>
                                      <w:lang w:eastAsia="zh-CN"/>
                                    </w:rPr>
                                  </w:pPr>
                                  <w:r>
                                    <w:rPr>
                                      <w:rFonts w:hint="eastAsia"/>
                                      <w:sz w:val="16"/>
                                      <w:szCs w:val="16"/>
                                      <w:lang w:eastAsia="zh-CN"/>
                                    </w:rPr>
                                    <w:t>43</w:t>
                                  </w:r>
                                </w:p>
                              </w:tc>
                              <w:tc>
                                <w:tcPr>
                                  <w:tcW w:w="709" w:type="dxa"/>
                                </w:tcPr>
                                <w:p w14:paraId="4E36DC0C" w14:textId="7DEE166B" w:rsidR="00A1203C" w:rsidRPr="00A1203C" w:rsidRDefault="00A1203C" w:rsidP="00A82A3D">
                                  <w:pPr>
                                    <w:jc w:val="center"/>
                                    <w:rPr>
                                      <w:sz w:val="16"/>
                                      <w:szCs w:val="16"/>
                                      <w:lang w:eastAsia="zh-CN"/>
                                    </w:rPr>
                                  </w:pPr>
                                  <w:r>
                                    <w:rPr>
                                      <w:rFonts w:hint="eastAsia"/>
                                      <w:sz w:val="16"/>
                                      <w:szCs w:val="16"/>
                                      <w:lang w:eastAsia="zh-CN"/>
                                    </w:rPr>
                                    <w:t>34</w:t>
                                  </w:r>
                                </w:p>
                              </w:tc>
                              <w:tc>
                                <w:tcPr>
                                  <w:tcW w:w="708" w:type="dxa"/>
                                </w:tcPr>
                                <w:p w14:paraId="631D3A07" w14:textId="31DF1563" w:rsidR="00A1203C" w:rsidRPr="00A1203C" w:rsidRDefault="00A1203C" w:rsidP="00A82A3D">
                                  <w:pPr>
                                    <w:jc w:val="center"/>
                                    <w:rPr>
                                      <w:sz w:val="16"/>
                                      <w:szCs w:val="16"/>
                                      <w:lang w:eastAsia="zh-CN"/>
                                    </w:rPr>
                                  </w:pPr>
                                  <w:r>
                                    <w:rPr>
                                      <w:rFonts w:hint="eastAsia"/>
                                      <w:sz w:val="16"/>
                                      <w:szCs w:val="16"/>
                                      <w:lang w:eastAsia="zh-CN"/>
                                    </w:rPr>
                                    <w:t>41</w:t>
                                  </w:r>
                                </w:p>
                              </w:tc>
                              <w:tc>
                                <w:tcPr>
                                  <w:tcW w:w="709" w:type="dxa"/>
                                </w:tcPr>
                                <w:p w14:paraId="011294FC" w14:textId="0A686CA9" w:rsidR="00A1203C" w:rsidRPr="00A1203C" w:rsidRDefault="00A1203C" w:rsidP="00A82A3D">
                                  <w:pPr>
                                    <w:jc w:val="center"/>
                                    <w:rPr>
                                      <w:sz w:val="16"/>
                                      <w:szCs w:val="16"/>
                                    </w:rPr>
                                  </w:pPr>
                                </w:p>
                              </w:tc>
                              <w:tc>
                                <w:tcPr>
                                  <w:tcW w:w="709" w:type="dxa"/>
                                </w:tcPr>
                                <w:p w14:paraId="39A57070" w14:textId="17CBD0B6" w:rsidR="00A1203C" w:rsidRPr="00A1203C" w:rsidRDefault="00A1203C" w:rsidP="00A82A3D">
                                  <w:pPr>
                                    <w:jc w:val="center"/>
                                    <w:rPr>
                                      <w:sz w:val="16"/>
                                      <w:szCs w:val="16"/>
                                    </w:rPr>
                                  </w:pPr>
                                </w:p>
                              </w:tc>
                              <w:tc>
                                <w:tcPr>
                                  <w:tcW w:w="709" w:type="dxa"/>
                                </w:tcPr>
                                <w:p w14:paraId="379AA861" w14:textId="3B97625D" w:rsidR="00A1203C" w:rsidRPr="00A1203C" w:rsidRDefault="00A1203C" w:rsidP="00A82A3D">
                                  <w:pPr>
                                    <w:jc w:val="center"/>
                                    <w:rPr>
                                      <w:sz w:val="16"/>
                                      <w:szCs w:val="16"/>
                                    </w:rPr>
                                  </w:pPr>
                                </w:p>
                              </w:tc>
                              <w:tc>
                                <w:tcPr>
                                  <w:tcW w:w="708" w:type="dxa"/>
                                </w:tcPr>
                                <w:p w14:paraId="5D9623EE" w14:textId="16904458" w:rsidR="00A1203C" w:rsidRPr="00A1203C" w:rsidRDefault="00A1203C" w:rsidP="00A82A3D">
                                  <w:pPr>
                                    <w:jc w:val="center"/>
                                    <w:rPr>
                                      <w:sz w:val="16"/>
                                      <w:szCs w:val="16"/>
                                    </w:rPr>
                                  </w:pPr>
                                </w:p>
                              </w:tc>
                              <w:tc>
                                <w:tcPr>
                                  <w:tcW w:w="993" w:type="dxa"/>
                                </w:tcPr>
                                <w:p w14:paraId="326F7503" w14:textId="08D13976" w:rsidR="00A1203C" w:rsidRPr="00A1203C" w:rsidRDefault="00A1203C" w:rsidP="00A82A3D">
                                  <w:pPr>
                                    <w:jc w:val="center"/>
                                    <w:rPr>
                                      <w:sz w:val="16"/>
                                      <w:szCs w:val="16"/>
                                    </w:rPr>
                                  </w:pPr>
                                </w:p>
                              </w:tc>
                            </w:tr>
                            <w:tr w:rsidR="00A82A3D" w14:paraId="3B151827" w14:textId="683A4EE5" w:rsidTr="00A82A3D">
                              <w:tc>
                                <w:tcPr>
                                  <w:tcW w:w="851" w:type="dxa"/>
                                </w:tcPr>
                                <w:p w14:paraId="6872D013" w14:textId="057F0F77" w:rsidR="00A1203C" w:rsidRPr="007F3E55" w:rsidRDefault="00A1203C" w:rsidP="00A82A3D">
                                  <w:pPr>
                                    <w:jc w:val="center"/>
                                    <w:rPr>
                                      <w:sz w:val="16"/>
                                      <w:szCs w:val="16"/>
                                      <w:vertAlign w:val="superscript"/>
                                      <w:lang w:eastAsia="zh-CN"/>
                                    </w:rPr>
                                  </w:pPr>
                                  <w:r>
                                    <w:rPr>
                                      <w:rFonts w:hint="eastAsia"/>
                                      <w:sz w:val="16"/>
                                      <w:szCs w:val="16"/>
                                      <w:vertAlign w:val="superscript"/>
                                      <w:lang w:eastAsia="zh-CN"/>
                                    </w:rPr>
                                    <w:t>...</w:t>
                                  </w:r>
                                </w:p>
                              </w:tc>
                              <w:tc>
                                <w:tcPr>
                                  <w:tcW w:w="709" w:type="dxa"/>
                                </w:tcPr>
                                <w:p w14:paraId="06564F04" w14:textId="7F500CAD" w:rsidR="00A1203C" w:rsidRPr="00A1203C" w:rsidRDefault="00A1203C" w:rsidP="00A82A3D">
                                  <w:pPr>
                                    <w:jc w:val="center"/>
                                    <w:rPr>
                                      <w:sz w:val="16"/>
                                      <w:szCs w:val="16"/>
                                      <w:lang w:eastAsia="zh-CN"/>
                                    </w:rPr>
                                  </w:pPr>
                                  <w:r>
                                    <w:rPr>
                                      <w:sz w:val="16"/>
                                      <w:szCs w:val="16"/>
                                      <w:lang w:eastAsia="zh-CN"/>
                                    </w:rPr>
                                    <w:t>…</w:t>
                                  </w:r>
                                </w:p>
                              </w:tc>
                              <w:tc>
                                <w:tcPr>
                                  <w:tcW w:w="708" w:type="dxa"/>
                                </w:tcPr>
                                <w:p w14:paraId="05E80A36" w14:textId="6A047FE8" w:rsidR="00A1203C" w:rsidRPr="00A1203C" w:rsidRDefault="00A1203C" w:rsidP="00A82A3D">
                                  <w:pPr>
                                    <w:jc w:val="center"/>
                                    <w:rPr>
                                      <w:sz w:val="16"/>
                                      <w:szCs w:val="16"/>
                                      <w:lang w:eastAsia="zh-CN"/>
                                    </w:rPr>
                                  </w:pPr>
                                  <w:r>
                                    <w:rPr>
                                      <w:sz w:val="16"/>
                                      <w:szCs w:val="16"/>
                                      <w:lang w:eastAsia="zh-CN"/>
                                    </w:rPr>
                                    <w:t>…</w:t>
                                  </w:r>
                                </w:p>
                              </w:tc>
                              <w:tc>
                                <w:tcPr>
                                  <w:tcW w:w="709" w:type="dxa"/>
                                </w:tcPr>
                                <w:p w14:paraId="224C30A1" w14:textId="6A77B653" w:rsidR="00A1203C" w:rsidRPr="00A1203C" w:rsidRDefault="00A1203C" w:rsidP="00A82A3D">
                                  <w:pPr>
                                    <w:jc w:val="center"/>
                                    <w:rPr>
                                      <w:sz w:val="16"/>
                                      <w:szCs w:val="16"/>
                                      <w:lang w:eastAsia="zh-CN"/>
                                    </w:rPr>
                                  </w:pPr>
                                  <w:r>
                                    <w:rPr>
                                      <w:sz w:val="16"/>
                                      <w:szCs w:val="16"/>
                                      <w:lang w:eastAsia="zh-CN"/>
                                    </w:rPr>
                                    <w:t>…</w:t>
                                  </w:r>
                                </w:p>
                              </w:tc>
                              <w:tc>
                                <w:tcPr>
                                  <w:tcW w:w="709" w:type="dxa"/>
                                </w:tcPr>
                                <w:p w14:paraId="1DB5E28B" w14:textId="4DC9B5BD" w:rsidR="00A1203C" w:rsidRPr="00A1203C" w:rsidRDefault="00A1203C" w:rsidP="00A82A3D">
                                  <w:pPr>
                                    <w:jc w:val="center"/>
                                    <w:rPr>
                                      <w:sz w:val="16"/>
                                      <w:szCs w:val="16"/>
                                      <w:lang w:eastAsia="zh-CN"/>
                                    </w:rPr>
                                  </w:pPr>
                                  <w:r>
                                    <w:rPr>
                                      <w:sz w:val="16"/>
                                      <w:szCs w:val="16"/>
                                      <w:lang w:eastAsia="zh-CN"/>
                                    </w:rPr>
                                    <w:t>…</w:t>
                                  </w:r>
                                </w:p>
                              </w:tc>
                              <w:tc>
                                <w:tcPr>
                                  <w:tcW w:w="709" w:type="dxa"/>
                                </w:tcPr>
                                <w:p w14:paraId="27E8B2F4" w14:textId="58F2FF6E" w:rsidR="00A1203C" w:rsidRPr="00A1203C" w:rsidRDefault="00A1203C" w:rsidP="00A82A3D">
                                  <w:pPr>
                                    <w:jc w:val="center"/>
                                    <w:rPr>
                                      <w:sz w:val="16"/>
                                      <w:szCs w:val="16"/>
                                      <w:lang w:eastAsia="zh-CN"/>
                                    </w:rPr>
                                  </w:pPr>
                                  <w:r>
                                    <w:rPr>
                                      <w:sz w:val="16"/>
                                      <w:szCs w:val="16"/>
                                      <w:lang w:eastAsia="zh-CN"/>
                                    </w:rPr>
                                    <w:t>…</w:t>
                                  </w:r>
                                </w:p>
                              </w:tc>
                              <w:tc>
                                <w:tcPr>
                                  <w:tcW w:w="708" w:type="dxa"/>
                                </w:tcPr>
                                <w:p w14:paraId="2D18E1DE" w14:textId="649A0F2C" w:rsidR="00A1203C" w:rsidRPr="00A1203C" w:rsidRDefault="00A1203C" w:rsidP="00A82A3D">
                                  <w:pPr>
                                    <w:jc w:val="center"/>
                                    <w:rPr>
                                      <w:sz w:val="16"/>
                                      <w:szCs w:val="16"/>
                                      <w:lang w:eastAsia="zh-CN"/>
                                    </w:rPr>
                                  </w:pPr>
                                  <w:r>
                                    <w:rPr>
                                      <w:sz w:val="16"/>
                                      <w:szCs w:val="16"/>
                                      <w:lang w:eastAsia="zh-CN"/>
                                    </w:rPr>
                                    <w:t>…</w:t>
                                  </w:r>
                                </w:p>
                              </w:tc>
                              <w:tc>
                                <w:tcPr>
                                  <w:tcW w:w="709" w:type="dxa"/>
                                </w:tcPr>
                                <w:p w14:paraId="772EAC99" w14:textId="734805F1" w:rsidR="00A1203C" w:rsidRPr="00A1203C" w:rsidRDefault="00A1203C" w:rsidP="00A82A3D">
                                  <w:pPr>
                                    <w:jc w:val="center"/>
                                    <w:rPr>
                                      <w:sz w:val="16"/>
                                      <w:szCs w:val="16"/>
                                    </w:rPr>
                                  </w:pPr>
                                </w:p>
                              </w:tc>
                              <w:tc>
                                <w:tcPr>
                                  <w:tcW w:w="709" w:type="dxa"/>
                                </w:tcPr>
                                <w:p w14:paraId="50A5A0CD" w14:textId="40EA4A3C" w:rsidR="00A1203C" w:rsidRPr="00A1203C" w:rsidRDefault="00A1203C" w:rsidP="00A82A3D">
                                  <w:pPr>
                                    <w:jc w:val="center"/>
                                    <w:rPr>
                                      <w:sz w:val="16"/>
                                      <w:szCs w:val="16"/>
                                    </w:rPr>
                                  </w:pPr>
                                </w:p>
                              </w:tc>
                              <w:tc>
                                <w:tcPr>
                                  <w:tcW w:w="709" w:type="dxa"/>
                                </w:tcPr>
                                <w:p w14:paraId="323C1AAC" w14:textId="1AD74CAF" w:rsidR="00A1203C" w:rsidRPr="00A1203C" w:rsidRDefault="00A1203C" w:rsidP="00A82A3D">
                                  <w:pPr>
                                    <w:jc w:val="center"/>
                                    <w:rPr>
                                      <w:sz w:val="16"/>
                                      <w:szCs w:val="16"/>
                                    </w:rPr>
                                  </w:pPr>
                                </w:p>
                              </w:tc>
                              <w:tc>
                                <w:tcPr>
                                  <w:tcW w:w="708" w:type="dxa"/>
                                </w:tcPr>
                                <w:p w14:paraId="20C6569A" w14:textId="433A64DC" w:rsidR="00A1203C" w:rsidRPr="00A1203C" w:rsidRDefault="00A1203C" w:rsidP="00A82A3D">
                                  <w:pPr>
                                    <w:jc w:val="center"/>
                                    <w:rPr>
                                      <w:sz w:val="16"/>
                                      <w:szCs w:val="16"/>
                                    </w:rPr>
                                  </w:pPr>
                                </w:p>
                              </w:tc>
                              <w:tc>
                                <w:tcPr>
                                  <w:tcW w:w="993" w:type="dxa"/>
                                </w:tcPr>
                                <w:p w14:paraId="16A6CFD5" w14:textId="63ED46E9" w:rsidR="00A1203C" w:rsidRPr="00A1203C" w:rsidRDefault="00A1203C" w:rsidP="00A82A3D">
                                  <w:pPr>
                                    <w:jc w:val="center"/>
                                    <w:rPr>
                                      <w:sz w:val="16"/>
                                      <w:szCs w:val="16"/>
                                    </w:rPr>
                                  </w:pPr>
                                </w:p>
                              </w:tc>
                            </w:tr>
                            <w:tr w:rsidR="00A82A3D" w14:paraId="75CBD89B" w14:textId="11B8C182" w:rsidTr="00A82A3D">
                              <w:trPr>
                                <w:trHeight w:val="140"/>
                              </w:trPr>
                              <w:tc>
                                <w:tcPr>
                                  <w:tcW w:w="851" w:type="dxa"/>
                                </w:tcPr>
                                <w:p w14:paraId="334C5973" w14:textId="39441F09" w:rsidR="00A1203C" w:rsidRDefault="00A1203C" w:rsidP="00A82A3D">
                                  <w:pPr>
                                    <w:jc w:val="center"/>
                                    <w:rPr>
                                      <w:sz w:val="16"/>
                                      <w:szCs w:val="16"/>
                                      <w:lang w:eastAsia="zh-CN"/>
                                    </w:rPr>
                                  </w:pPr>
                                  <w:r>
                                    <w:rPr>
                                      <w:rFonts w:hint="eastAsia"/>
                                      <w:sz w:val="16"/>
                                      <w:szCs w:val="16"/>
                                      <w:lang w:eastAsia="zh-CN"/>
                                    </w:rPr>
                                    <w:t>k</w:t>
                                  </w:r>
                                  <w:r w:rsidR="004F37BE">
                                    <w:rPr>
                                      <w:rFonts w:hint="eastAsia"/>
                                      <w:sz w:val="16"/>
                                      <w:szCs w:val="16"/>
                                      <w:lang w:eastAsia="zh-CN"/>
                                    </w:rPr>
                                    <w:t>-1</w:t>
                                  </w:r>
                                </w:p>
                              </w:tc>
                              <w:tc>
                                <w:tcPr>
                                  <w:tcW w:w="709" w:type="dxa"/>
                                </w:tcPr>
                                <w:p w14:paraId="08FFDAAF" w14:textId="3FBB0A18" w:rsidR="00A1203C" w:rsidRPr="00A1203C" w:rsidRDefault="00A1203C" w:rsidP="00A82A3D">
                                  <w:pPr>
                                    <w:jc w:val="center"/>
                                    <w:rPr>
                                      <w:sz w:val="16"/>
                                      <w:szCs w:val="16"/>
                                      <w:lang w:eastAsia="zh-CN"/>
                                    </w:rPr>
                                  </w:pPr>
                                  <w:r>
                                    <w:rPr>
                                      <w:rFonts w:hint="eastAsia"/>
                                      <w:sz w:val="16"/>
                                      <w:szCs w:val="16"/>
                                      <w:lang w:eastAsia="zh-CN"/>
                                    </w:rPr>
                                    <w:t>1k</w:t>
                                  </w:r>
                                </w:p>
                              </w:tc>
                              <w:tc>
                                <w:tcPr>
                                  <w:tcW w:w="708" w:type="dxa"/>
                                </w:tcPr>
                                <w:p w14:paraId="70800152" w14:textId="7D4363C3" w:rsidR="00A1203C" w:rsidRPr="00A1203C" w:rsidRDefault="00A1203C" w:rsidP="00A82A3D">
                                  <w:pPr>
                                    <w:jc w:val="center"/>
                                    <w:rPr>
                                      <w:sz w:val="16"/>
                                      <w:szCs w:val="16"/>
                                      <w:lang w:eastAsia="zh-CN"/>
                                    </w:rPr>
                                  </w:pPr>
                                  <w:r>
                                    <w:rPr>
                                      <w:rFonts w:hint="eastAsia"/>
                                      <w:sz w:val="16"/>
                                      <w:szCs w:val="16"/>
                                      <w:lang w:eastAsia="zh-CN"/>
                                    </w:rPr>
                                    <w:t>k</w:t>
                                  </w:r>
                                  <w:r>
                                    <w:rPr>
                                      <w:sz w:val="16"/>
                                      <w:szCs w:val="16"/>
                                      <w:lang w:eastAsia="zh-CN"/>
                                    </w:rPr>
                                    <w:t>2</w:t>
                                  </w:r>
                                </w:p>
                              </w:tc>
                              <w:tc>
                                <w:tcPr>
                                  <w:tcW w:w="709" w:type="dxa"/>
                                </w:tcPr>
                                <w:p w14:paraId="6FE08177" w14:textId="1D572E2C" w:rsidR="00A1203C" w:rsidRPr="00A1203C" w:rsidRDefault="00A1203C" w:rsidP="00A82A3D">
                                  <w:pPr>
                                    <w:jc w:val="center"/>
                                    <w:rPr>
                                      <w:sz w:val="16"/>
                                      <w:szCs w:val="16"/>
                                      <w:lang w:eastAsia="zh-CN"/>
                                    </w:rPr>
                                  </w:pPr>
                                  <w:r>
                                    <w:rPr>
                                      <w:rFonts w:hint="eastAsia"/>
                                      <w:sz w:val="16"/>
                                      <w:szCs w:val="16"/>
                                      <w:lang w:eastAsia="zh-CN"/>
                                    </w:rPr>
                                    <w:t>2k</w:t>
                                  </w:r>
                                </w:p>
                              </w:tc>
                              <w:tc>
                                <w:tcPr>
                                  <w:tcW w:w="709" w:type="dxa"/>
                                </w:tcPr>
                                <w:p w14:paraId="2AC202BE" w14:textId="595F99D4" w:rsidR="00A1203C" w:rsidRPr="00A1203C" w:rsidRDefault="00A1203C" w:rsidP="00A82A3D">
                                  <w:pPr>
                                    <w:jc w:val="center"/>
                                    <w:rPr>
                                      <w:sz w:val="16"/>
                                      <w:szCs w:val="16"/>
                                      <w:lang w:eastAsia="zh-CN"/>
                                    </w:rPr>
                                  </w:pPr>
                                  <w:r>
                                    <w:rPr>
                                      <w:sz w:val="16"/>
                                      <w:szCs w:val="16"/>
                                      <w:lang w:eastAsia="zh-CN"/>
                                    </w:rPr>
                                    <w:t>k</w:t>
                                  </w:r>
                                  <w:r>
                                    <w:rPr>
                                      <w:rFonts w:hint="eastAsia"/>
                                      <w:sz w:val="16"/>
                                      <w:szCs w:val="16"/>
                                      <w:lang w:eastAsia="zh-CN"/>
                                    </w:rPr>
                                    <w:t>3</w:t>
                                  </w:r>
                                </w:p>
                              </w:tc>
                              <w:tc>
                                <w:tcPr>
                                  <w:tcW w:w="709" w:type="dxa"/>
                                </w:tcPr>
                                <w:p w14:paraId="3E6B8132" w14:textId="189A8CDD" w:rsidR="00A1203C" w:rsidRPr="00A1203C" w:rsidRDefault="00A1203C" w:rsidP="00A82A3D">
                                  <w:pPr>
                                    <w:jc w:val="center"/>
                                    <w:rPr>
                                      <w:sz w:val="16"/>
                                      <w:szCs w:val="16"/>
                                      <w:lang w:eastAsia="zh-CN"/>
                                    </w:rPr>
                                  </w:pPr>
                                  <w:r>
                                    <w:rPr>
                                      <w:rFonts w:hint="eastAsia"/>
                                      <w:sz w:val="16"/>
                                      <w:szCs w:val="16"/>
                                      <w:lang w:eastAsia="zh-CN"/>
                                    </w:rPr>
                                    <w:t>3k</w:t>
                                  </w:r>
                                </w:p>
                              </w:tc>
                              <w:tc>
                                <w:tcPr>
                                  <w:tcW w:w="708" w:type="dxa"/>
                                </w:tcPr>
                                <w:p w14:paraId="765F3A15" w14:textId="27FD980C" w:rsidR="00A1203C" w:rsidRPr="00A1203C" w:rsidRDefault="00A1203C" w:rsidP="00A82A3D">
                                  <w:pPr>
                                    <w:jc w:val="center"/>
                                    <w:rPr>
                                      <w:sz w:val="16"/>
                                      <w:szCs w:val="16"/>
                                      <w:lang w:eastAsia="zh-CN"/>
                                    </w:rPr>
                                  </w:pPr>
                                  <w:r>
                                    <w:rPr>
                                      <w:rFonts w:hint="eastAsia"/>
                                      <w:sz w:val="16"/>
                                      <w:szCs w:val="16"/>
                                      <w:lang w:eastAsia="zh-CN"/>
                                    </w:rPr>
                                    <w:t>k4</w:t>
                                  </w:r>
                                </w:p>
                              </w:tc>
                              <w:tc>
                                <w:tcPr>
                                  <w:tcW w:w="709" w:type="dxa"/>
                                </w:tcPr>
                                <w:p w14:paraId="260A782B" w14:textId="05D4F88E" w:rsidR="00A1203C" w:rsidRPr="00A1203C" w:rsidRDefault="00A1203C" w:rsidP="00A82A3D">
                                  <w:pPr>
                                    <w:jc w:val="center"/>
                                    <w:rPr>
                                      <w:sz w:val="16"/>
                                      <w:szCs w:val="16"/>
                                      <w:lang w:eastAsia="zh-CN"/>
                                    </w:rPr>
                                  </w:pPr>
                                  <w:r>
                                    <w:rPr>
                                      <w:sz w:val="16"/>
                                      <w:szCs w:val="16"/>
                                      <w:lang w:eastAsia="zh-CN"/>
                                    </w:rPr>
                                    <w:t>…</w:t>
                                  </w:r>
                                </w:p>
                              </w:tc>
                              <w:tc>
                                <w:tcPr>
                                  <w:tcW w:w="709" w:type="dxa"/>
                                </w:tcPr>
                                <w:p w14:paraId="6CDFE06B" w14:textId="19C8D6B6" w:rsidR="00A1203C" w:rsidRPr="00A1203C" w:rsidRDefault="00A82A3D" w:rsidP="00A82A3D">
                                  <w:pPr>
                                    <w:jc w:val="center"/>
                                    <w:rPr>
                                      <w:sz w:val="16"/>
                                      <w:szCs w:val="16"/>
                                      <w:lang w:eastAsia="zh-CN"/>
                                    </w:rPr>
                                  </w:pPr>
                                  <w:r>
                                    <w:rPr>
                                      <w:rFonts w:hint="eastAsia"/>
                                      <w:sz w:val="16"/>
                                      <w:szCs w:val="16"/>
                                      <w:lang w:eastAsia="zh-CN"/>
                                    </w:rPr>
                                    <w:t>k(k-1)</w:t>
                                  </w:r>
                                </w:p>
                              </w:tc>
                              <w:tc>
                                <w:tcPr>
                                  <w:tcW w:w="709" w:type="dxa"/>
                                </w:tcPr>
                                <w:p w14:paraId="69B6F229" w14:textId="48E1C7A1" w:rsidR="00A1203C" w:rsidRPr="00A1203C" w:rsidRDefault="00A82A3D" w:rsidP="00A82A3D">
                                  <w:pPr>
                                    <w:jc w:val="center"/>
                                    <w:rPr>
                                      <w:sz w:val="16"/>
                                      <w:szCs w:val="16"/>
                                      <w:lang w:eastAsia="zh-CN"/>
                                    </w:rPr>
                                  </w:pPr>
                                  <w:r>
                                    <w:rPr>
                                      <w:rFonts w:hint="eastAsia"/>
                                      <w:sz w:val="16"/>
                                      <w:szCs w:val="16"/>
                                      <w:lang w:eastAsia="zh-CN"/>
                                    </w:rPr>
                                    <w:t>(k-1)k</w:t>
                                  </w:r>
                                </w:p>
                              </w:tc>
                              <w:tc>
                                <w:tcPr>
                                  <w:tcW w:w="708" w:type="dxa"/>
                                </w:tcPr>
                                <w:p w14:paraId="1BCF1B89" w14:textId="18B43838" w:rsidR="00A1203C" w:rsidRPr="00A1203C" w:rsidRDefault="00A82A3D" w:rsidP="00A82A3D">
                                  <w:pPr>
                                    <w:jc w:val="center"/>
                                    <w:rPr>
                                      <w:sz w:val="16"/>
                                      <w:szCs w:val="16"/>
                                      <w:lang w:eastAsia="zh-CN"/>
                                    </w:rPr>
                                  </w:pPr>
                                  <w:r>
                                    <w:rPr>
                                      <w:rFonts w:hint="eastAsia"/>
                                      <w:sz w:val="16"/>
                                      <w:szCs w:val="16"/>
                                      <w:lang w:eastAsia="zh-CN"/>
                                    </w:rPr>
                                    <w:t>k1</w:t>
                                  </w:r>
                                </w:p>
                              </w:tc>
                              <w:tc>
                                <w:tcPr>
                                  <w:tcW w:w="993" w:type="dxa"/>
                                </w:tcPr>
                                <w:p w14:paraId="7E00E96E" w14:textId="73F51261" w:rsidR="00A1203C" w:rsidRPr="00A1203C" w:rsidRDefault="00A1203C" w:rsidP="00A82A3D">
                                  <w:pPr>
                                    <w:jc w:val="center"/>
                                    <w:rPr>
                                      <w:sz w:val="16"/>
                                      <w:szCs w:val="16"/>
                                    </w:rPr>
                                  </w:pPr>
                                </w:p>
                              </w:tc>
                            </w:tr>
                            <w:tr w:rsidR="00A82A3D" w14:paraId="784CF848" w14:textId="77777777" w:rsidTr="00A82A3D">
                              <w:trPr>
                                <w:trHeight w:val="145"/>
                              </w:trPr>
                              <w:tc>
                                <w:tcPr>
                                  <w:tcW w:w="851" w:type="dxa"/>
                                </w:tcPr>
                                <w:p w14:paraId="3AD6B66A" w14:textId="4B8567BB" w:rsidR="00A82A3D" w:rsidRDefault="004F37BE" w:rsidP="00A82A3D">
                                  <w:pPr>
                                    <w:jc w:val="center"/>
                                    <w:rPr>
                                      <w:rStyle w:val="keyword"/>
                                      <w:color w:val="000000" w:themeColor="text1"/>
                                      <w:sz w:val="18"/>
                                      <w:szCs w:val="18"/>
                                      <w:lang w:eastAsia="zh-CN"/>
                                    </w:rPr>
                                  </w:pPr>
                                  <w:r>
                                    <w:rPr>
                                      <w:rStyle w:val="keyword"/>
                                      <w:color w:val="000000" w:themeColor="text1"/>
                                      <w:sz w:val="18"/>
                                      <w:szCs w:val="18"/>
                                      <w:lang w:eastAsia="zh-CN"/>
                                    </w:rPr>
                                    <w:t>…</w:t>
                                  </w:r>
                                </w:p>
                              </w:tc>
                              <w:tc>
                                <w:tcPr>
                                  <w:tcW w:w="709" w:type="dxa"/>
                                </w:tcPr>
                                <w:p w14:paraId="5A20D9D2" w14:textId="14250539" w:rsidR="00A82A3D" w:rsidRPr="00A1203C" w:rsidRDefault="004F37BE" w:rsidP="00A82A3D">
                                  <w:pPr>
                                    <w:jc w:val="center"/>
                                    <w:rPr>
                                      <w:sz w:val="16"/>
                                      <w:szCs w:val="16"/>
                                      <w:lang w:eastAsia="zh-CN"/>
                                    </w:rPr>
                                  </w:pPr>
                                  <w:r>
                                    <w:rPr>
                                      <w:sz w:val="16"/>
                                      <w:szCs w:val="16"/>
                                      <w:lang w:eastAsia="zh-CN"/>
                                    </w:rPr>
                                    <w:t>…</w:t>
                                  </w:r>
                                </w:p>
                              </w:tc>
                              <w:tc>
                                <w:tcPr>
                                  <w:tcW w:w="708" w:type="dxa"/>
                                </w:tcPr>
                                <w:p w14:paraId="39513AE9" w14:textId="4EE4672E" w:rsidR="00A82A3D" w:rsidRPr="00A1203C" w:rsidRDefault="004F37BE" w:rsidP="00A82A3D">
                                  <w:pPr>
                                    <w:jc w:val="center"/>
                                    <w:rPr>
                                      <w:sz w:val="16"/>
                                      <w:szCs w:val="16"/>
                                      <w:lang w:eastAsia="zh-CN"/>
                                    </w:rPr>
                                  </w:pPr>
                                  <w:r>
                                    <w:rPr>
                                      <w:sz w:val="16"/>
                                      <w:szCs w:val="16"/>
                                      <w:lang w:eastAsia="zh-CN"/>
                                    </w:rPr>
                                    <w:t>…</w:t>
                                  </w:r>
                                </w:p>
                              </w:tc>
                              <w:tc>
                                <w:tcPr>
                                  <w:tcW w:w="709" w:type="dxa"/>
                                </w:tcPr>
                                <w:p w14:paraId="7C4DCC84" w14:textId="134132E8" w:rsidR="00A82A3D" w:rsidRPr="00A1203C" w:rsidRDefault="004F37BE" w:rsidP="00A82A3D">
                                  <w:pPr>
                                    <w:jc w:val="center"/>
                                    <w:rPr>
                                      <w:sz w:val="16"/>
                                      <w:szCs w:val="16"/>
                                      <w:lang w:eastAsia="zh-CN"/>
                                    </w:rPr>
                                  </w:pPr>
                                  <w:r>
                                    <w:rPr>
                                      <w:sz w:val="16"/>
                                      <w:szCs w:val="16"/>
                                      <w:lang w:eastAsia="zh-CN"/>
                                    </w:rPr>
                                    <w:t>…</w:t>
                                  </w:r>
                                </w:p>
                              </w:tc>
                              <w:tc>
                                <w:tcPr>
                                  <w:tcW w:w="709" w:type="dxa"/>
                                </w:tcPr>
                                <w:p w14:paraId="4FABD5EB" w14:textId="0BDEBDB7" w:rsidR="00A82A3D" w:rsidRPr="00A1203C" w:rsidRDefault="004F37BE" w:rsidP="00A82A3D">
                                  <w:pPr>
                                    <w:jc w:val="center"/>
                                    <w:rPr>
                                      <w:sz w:val="16"/>
                                      <w:szCs w:val="16"/>
                                      <w:lang w:eastAsia="zh-CN"/>
                                    </w:rPr>
                                  </w:pPr>
                                  <w:r>
                                    <w:rPr>
                                      <w:sz w:val="16"/>
                                      <w:szCs w:val="16"/>
                                      <w:lang w:eastAsia="zh-CN"/>
                                    </w:rPr>
                                    <w:t>…</w:t>
                                  </w:r>
                                </w:p>
                              </w:tc>
                              <w:tc>
                                <w:tcPr>
                                  <w:tcW w:w="709" w:type="dxa"/>
                                </w:tcPr>
                                <w:p w14:paraId="0E3A7CDA" w14:textId="787AE4C4" w:rsidR="00A82A3D" w:rsidRPr="00A1203C" w:rsidRDefault="004F37BE" w:rsidP="00A82A3D">
                                  <w:pPr>
                                    <w:jc w:val="center"/>
                                    <w:rPr>
                                      <w:sz w:val="16"/>
                                      <w:szCs w:val="16"/>
                                      <w:lang w:eastAsia="zh-CN"/>
                                    </w:rPr>
                                  </w:pPr>
                                  <w:r>
                                    <w:rPr>
                                      <w:sz w:val="16"/>
                                      <w:szCs w:val="16"/>
                                      <w:lang w:eastAsia="zh-CN"/>
                                    </w:rPr>
                                    <w:t>…</w:t>
                                  </w:r>
                                </w:p>
                              </w:tc>
                              <w:tc>
                                <w:tcPr>
                                  <w:tcW w:w="708" w:type="dxa"/>
                                </w:tcPr>
                                <w:p w14:paraId="74D480EC" w14:textId="5DCEBCE2" w:rsidR="00A82A3D" w:rsidRPr="00A1203C" w:rsidRDefault="004F37BE" w:rsidP="00A82A3D">
                                  <w:pPr>
                                    <w:jc w:val="center"/>
                                    <w:rPr>
                                      <w:sz w:val="16"/>
                                      <w:szCs w:val="16"/>
                                      <w:lang w:eastAsia="zh-CN"/>
                                    </w:rPr>
                                  </w:pPr>
                                  <w:r>
                                    <w:rPr>
                                      <w:sz w:val="16"/>
                                      <w:szCs w:val="16"/>
                                      <w:lang w:eastAsia="zh-CN"/>
                                    </w:rPr>
                                    <w:t>…</w:t>
                                  </w:r>
                                </w:p>
                              </w:tc>
                              <w:tc>
                                <w:tcPr>
                                  <w:tcW w:w="709" w:type="dxa"/>
                                </w:tcPr>
                                <w:p w14:paraId="1762D3C0" w14:textId="5ECB6F22" w:rsidR="00A82A3D" w:rsidRPr="00A1203C" w:rsidRDefault="004F37BE" w:rsidP="00A82A3D">
                                  <w:pPr>
                                    <w:jc w:val="center"/>
                                    <w:rPr>
                                      <w:sz w:val="16"/>
                                      <w:szCs w:val="16"/>
                                      <w:lang w:eastAsia="zh-CN"/>
                                    </w:rPr>
                                  </w:pPr>
                                  <w:r>
                                    <w:rPr>
                                      <w:sz w:val="16"/>
                                      <w:szCs w:val="16"/>
                                      <w:lang w:eastAsia="zh-CN"/>
                                    </w:rPr>
                                    <w:t>…</w:t>
                                  </w:r>
                                </w:p>
                              </w:tc>
                              <w:tc>
                                <w:tcPr>
                                  <w:tcW w:w="709" w:type="dxa"/>
                                </w:tcPr>
                                <w:p w14:paraId="45622386" w14:textId="5D572B6B" w:rsidR="00A82A3D" w:rsidRPr="00A1203C" w:rsidRDefault="004F37BE" w:rsidP="00A82A3D">
                                  <w:pPr>
                                    <w:jc w:val="center"/>
                                    <w:rPr>
                                      <w:sz w:val="16"/>
                                      <w:szCs w:val="16"/>
                                      <w:lang w:eastAsia="zh-CN"/>
                                    </w:rPr>
                                  </w:pPr>
                                  <w:r>
                                    <w:rPr>
                                      <w:sz w:val="16"/>
                                      <w:szCs w:val="16"/>
                                      <w:lang w:eastAsia="zh-CN"/>
                                    </w:rPr>
                                    <w:t>…</w:t>
                                  </w:r>
                                </w:p>
                              </w:tc>
                              <w:tc>
                                <w:tcPr>
                                  <w:tcW w:w="709" w:type="dxa"/>
                                </w:tcPr>
                                <w:p w14:paraId="60F99D0D" w14:textId="71E1D57D" w:rsidR="00A82A3D" w:rsidRPr="00A1203C" w:rsidRDefault="004F37BE" w:rsidP="00A82A3D">
                                  <w:pPr>
                                    <w:jc w:val="center"/>
                                    <w:rPr>
                                      <w:sz w:val="16"/>
                                      <w:szCs w:val="16"/>
                                      <w:lang w:eastAsia="zh-CN"/>
                                    </w:rPr>
                                  </w:pPr>
                                  <w:r>
                                    <w:rPr>
                                      <w:sz w:val="16"/>
                                      <w:szCs w:val="16"/>
                                      <w:lang w:eastAsia="zh-CN"/>
                                    </w:rPr>
                                    <w:t>…</w:t>
                                  </w:r>
                                </w:p>
                              </w:tc>
                              <w:tc>
                                <w:tcPr>
                                  <w:tcW w:w="708" w:type="dxa"/>
                                </w:tcPr>
                                <w:p w14:paraId="630ADF9A" w14:textId="25EBD667" w:rsidR="00A82A3D" w:rsidRPr="00A1203C" w:rsidRDefault="004F37BE" w:rsidP="00A82A3D">
                                  <w:pPr>
                                    <w:jc w:val="center"/>
                                    <w:rPr>
                                      <w:sz w:val="16"/>
                                      <w:szCs w:val="16"/>
                                      <w:lang w:eastAsia="zh-CN"/>
                                    </w:rPr>
                                  </w:pPr>
                                  <w:r>
                                    <w:rPr>
                                      <w:sz w:val="16"/>
                                      <w:szCs w:val="16"/>
                                      <w:lang w:eastAsia="zh-CN"/>
                                    </w:rPr>
                                    <w:t>…</w:t>
                                  </w:r>
                                </w:p>
                              </w:tc>
                              <w:tc>
                                <w:tcPr>
                                  <w:tcW w:w="993" w:type="dxa"/>
                                </w:tcPr>
                                <w:p w14:paraId="3330F5A8" w14:textId="77777777" w:rsidR="00A82A3D" w:rsidRPr="00A1203C" w:rsidRDefault="00A82A3D" w:rsidP="00A82A3D">
                                  <w:pPr>
                                    <w:jc w:val="center"/>
                                    <w:rPr>
                                      <w:sz w:val="16"/>
                                      <w:szCs w:val="16"/>
                                    </w:rPr>
                                  </w:pPr>
                                </w:p>
                              </w:tc>
                            </w:tr>
                            <w:tr w:rsidR="00A82A3D" w14:paraId="080AAE68" w14:textId="0E38B30C" w:rsidTr="00A82A3D">
                              <w:trPr>
                                <w:trHeight w:val="145"/>
                              </w:trPr>
                              <w:tc>
                                <w:tcPr>
                                  <w:tcW w:w="851" w:type="dxa"/>
                                </w:tcPr>
                                <w:p w14:paraId="2841A0D4" w14:textId="05677B22" w:rsidR="00A1203C" w:rsidRPr="001E2603" w:rsidRDefault="00A1203C" w:rsidP="00A82A3D">
                                  <w:pPr>
                                    <w:jc w:val="center"/>
                                    <w:rPr>
                                      <w:rStyle w:val="keyword"/>
                                      <w:color w:val="000000" w:themeColor="text1"/>
                                      <w:sz w:val="18"/>
                                      <w:szCs w:val="18"/>
                                      <w:lang w:eastAsia="zh-CN"/>
                                    </w:rPr>
                                  </w:pPr>
                                  <w:r>
                                    <w:rPr>
                                      <w:rStyle w:val="keyword"/>
                                      <w:rFonts w:hint="eastAsia"/>
                                      <w:color w:val="000000" w:themeColor="text1"/>
                                      <w:sz w:val="18"/>
                                      <w:szCs w:val="18"/>
                                      <w:lang w:eastAsia="zh-CN"/>
                                    </w:rPr>
                                    <w:t>n</w:t>
                                  </w:r>
                                  <w:r w:rsidR="004F37BE">
                                    <w:rPr>
                                      <w:rStyle w:val="keyword"/>
                                      <w:rFonts w:hint="eastAsia"/>
                                      <w:color w:val="000000" w:themeColor="text1"/>
                                      <w:sz w:val="18"/>
                                      <w:szCs w:val="18"/>
                                      <w:lang w:eastAsia="zh-CN"/>
                                    </w:rPr>
                                    <w:t>-1</w:t>
                                  </w:r>
                                </w:p>
                              </w:tc>
                              <w:tc>
                                <w:tcPr>
                                  <w:tcW w:w="709" w:type="dxa"/>
                                </w:tcPr>
                                <w:p w14:paraId="5974700F" w14:textId="27F87632" w:rsidR="00A1203C" w:rsidRPr="00A1203C" w:rsidRDefault="00A82A3D" w:rsidP="00A82A3D">
                                  <w:pPr>
                                    <w:jc w:val="center"/>
                                    <w:rPr>
                                      <w:sz w:val="16"/>
                                      <w:szCs w:val="16"/>
                                      <w:lang w:eastAsia="zh-CN"/>
                                    </w:rPr>
                                  </w:pPr>
                                  <w:r>
                                    <w:rPr>
                                      <w:rFonts w:hint="eastAsia"/>
                                      <w:sz w:val="16"/>
                                      <w:szCs w:val="16"/>
                                      <w:lang w:eastAsia="zh-CN"/>
                                    </w:rPr>
                                    <w:t>1n</w:t>
                                  </w:r>
                                </w:p>
                              </w:tc>
                              <w:tc>
                                <w:tcPr>
                                  <w:tcW w:w="708" w:type="dxa"/>
                                </w:tcPr>
                                <w:p w14:paraId="44432063" w14:textId="01DB1A82" w:rsidR="00A1203C" w:rsidRPr="00A1203C" w:rsidRDefault="00A82A3D" w:rsidP="00A82A3D">
                                  <w:pPr>
                                    <w:jc w:val="center"/>
                                    <w:rPr>
                                      <w:sz w:val="16"/>
                                      <w:szCs w:val="16"/>
                                      <w:lang w:eastAsia="zh-CN"/>
                                    </w:rPr>
                                  </w:pPr>
                                  <w:r>
                                    <w:rPr>
                                      <w:rFonts w:hint="eastAsia"/>
                                      <w:sz w:val="16"/>
                                      <w:szCs w:val="16"/>
                                      <w:lang w:eastAsia="zh-CN"/>
                                    </w:rPr>
                                    <w:t>n2</w:t>
                                  </w:r>
                                </w:p>
                              </w:tc>
                              <w:tc>
                                <w:tcPr>
                                  <w:tcW w:w="709" w:type="dxa"/>
                                </w:tcPr>
                                <w:p w14:paraId="5A8E8AD1" w14:textId="4D94A57F" w:rsidR="00A1203C" w:rsidRPr="00A1203C" w:rsidRDefault="00A82A3D" w:rsidP="00A82A3D">
                                  <w:pPr>
                                    <w:jc w:val="center"/>
                                    <w:rPr>
                                      <w:sz w:val="16"/>
                                      <w:szCs w:val="16"/>
                                      <w:lang w:eastAsia="zh-CN"/>
                                    </w:rPr>
                                  </w:pPr>
                                  <w:r>
                                    <w:rPr>
                                      <w:rFonts w:hint="eastAsia"/>
                                      <w:sz w:val="16"/>
                                      <w:szCs w:val="16"/>
                                      <w:lang w:eastAsia="zh-CN"/>
                                    </w:rPr>
                                    <w:t>2n</w:t>
                                  </w:r>
                                </w:p>
                              </w:tc>
                              <w:tc>
                                <w:tcPr>
                                  <w:tcW w:w="709" w:type="dxa"/>
                                </w:tcPr>
                                <w:p w14:paraId="661EF7FB" w14:textId="5A9DE2C9" w:rsidR="00A1203C" w:rsidRPr="00A1203C" w:rsidRDefault="00A82A3D" w:rsidP="00A82A3D">
                                  <w:pPr>
                                    <w:jc w:val="center"/>
                                    <w:rPr>
                                      <w:sz w:val="16"/>
                                      <w:szCs w:val="16"/>
                                      <w:lang w:eastAsia="zh-CN"/>
                                    </w:rPr>
                                  </w:pPr>
                                  <w:r>
                                    <w:rPr>
                                      <w:rFonts w:hint="eastAsia"/>
                                      <w:sz w:val="16"/>
                                      <w:szCs w:val="16"/>
                                      <w:lang w:eastAsia="zh-CN"/>
                                    </w:rPr>
                                    <w:t>n3</w:t>
                                  </w:r>
                                </w:p>
                              </w:tc>
                              <w:tc>
                                <w:tcPr>
                                  <w:tcW w:w="709" w:type="dxa"/>
                                </w:tcPr>
                                <w:p w14:paraId="15D2DCCA" w14:textId="76122E34" w:rsidR="00A1203C" w:rsidRPr="00A1203C" w:rsidRDefault="00A82A3D" w:rsidP="00A82A3D">
                                  <w:pPr>
                                    <w:jc w:val="center"/>
                                    <w:rPr>
                                      <w:sz w:val="16"/>
                                      <w:szCs w:val="16"/>
                                      <w:lang w:eastAsia="zh-CN"/>
                                    </w:rPr>
                                  </w:pPr>
                                  <w:r>
                                    <w:rPr>
                                      <w:rFonts w:hint="eastAsia"/>
                                      <w:sz w:val="16"/>
                                      <w:szCs w:val="16"/>
                                      <w:lang w:eastAsia="zh-CN"/>
                                    </w:rPr>
                                    <w:t>3n</w:t>
                                  </w:r>
                                </w:p>
                              </w:tc>
                              <w:tc>
                                <w:tcPr>
                                  <w:tcW w:w="708" w:type="dxa"/>
                                </w:tcPr>
                                <w:p w14:paraId="599A7E13" w14:textId="32838464" w:rsidR="00A1203C" w:rsidRPr="00A1203C" w:rsidRDefault="00A82A3D" w:rsidP="00A82A3D">
                                  <w:pPr>
                                    <w:jc w:val="center"/>
                                    <w:rPr>
                                      <w:sz w:val="16"/>
                                      <w:szCs w:val="16"/>
                                      <w:lang w:eastAsia="zh-CN"/>
                                    </w:rPr>
                                  </w:pPr>
                                  <w:r>
                                    <w:rPr>
                                      <w:rFonts w:hint="eastAsia"/>
                                      <w:sz w:val="16"/>
                                      <w:szCs w:val="16"/>
                                      <w:lang w:eastAsia="zh-CN"/>
                                    </w:rPr>
                                    <w:t>n4</w:t>
                                  </w:r>
                                </w:p>
                              </w:tc>
                              <w:tc>
                                <w:tcPr>
                                  <w:tcW w:w="709" w:type="dxa"/>
                                </w:tcPr>
                                <w:p w14:paraId="6D9A687A" w14:textId="15C5B409" w:rsidR="00A1203C" w:rsidRPr="00A1203C" w:rsidRDefault="00A82A3D" w:rsidP="00A82A3D">
                                  <w:pPr>
                                    <w:jc w:val="center"/>
                                    <w:rPr>
                                      <w:sz w:val="16"/>
                                      <w:szCs w:val="16"/>
                                      <w:lang w:eastAsia="zh-CN"/>
                                    </w:rPr>
                                  </w:pPr>
                                  <w:r>
                                    <w:rPr>
                                      <w:sz w:val="16"/>
                                      <w:szCs w:val="16"/>
                                      <w:lang w:eastAsia="zh-CN"/>
                                    </w:rPr>
                                    <w:t>…</w:t>
                                  </w:r>
                                </w:p>
                              </w:tc>
                              <w:tc>
                                <w:tcPr>
                                  <w:tcW w:w="709" w:type="dxa"/>
                                </w:tcPr>
                                <w:p w14:paraId="26EDDD1A" w14:textId="1379C30D" w:rsidR="00A1203C" w:rsidRPr="00A1203C" w:rsidRDefault="004F37BE" w:rsidP="00A82A3D">
                                  <w:pPr>
                                    <w:jc w:val="center"/>
                                    <w:rPr>
                                      <w:sz w:val="16"/>
                                      <w:szCs w:val="16"/>
                                      <w:lang w:eastAsia="zh-CN"/>
                                    </w:rPr>
                                  </w:pPr>
                                  <w:r>
                                    <w:rPr>
                                      <w:sz w:val="16"/>
                                      <w:szCs w:val="16"/>
                                      <w:lang w:eastAsia="zh-CN"/>
                                    </w:rPr>
                                    <w:t>…</w:t>
                                  </w:r>
                                </w:p>
                              </w:tc>
                              <w:tc>
                                <w:tcPr>
                                  <w:tcW w:w="709" w:type="dxa"/>
                                </w:tcPr>
                                <w:p w14:paraId="63841549" w14:textId="5C986F78" w:rsidR="00A1203C" w:rsidRPr="00A1203C" w:rsidRDefault="00A82A3D" w:rsidP="00A82A3D">
                                  <w:pPr>
                                    <w:jc w:val="center"/>
                                    <w:rPr>
                                      <w:sz w:val="16"/>
                                      <w:szCs w:val="16"/>
                                      <w:lang w:eastAsia="zh-CN"/>
                                    </w:rPr>
                                  </w:pPr>
                                  <w:r>
                                    <w:rPr>
                                      <w:rFonts w:hint="eastAsia"/>
                                      <w:sz w:val="16"/>
                                      <w:szCs w:val="16"/>
                                      <w:lang w:eastAsia="zh-CN"/>
                                    </w:rPr>
                                    <w:t>n(n-1)</w:t>
                                  </w:r>
                                </w:p>
                              </w:tc>
                              <w:tc>
                                <w:tcPr>
                                  <w:tcW w:w="708" w:type="dxa"/>
                                </w:tcPr>
                                <w:p w14:paraId="48CBC9A9" w14:textId="5EF94341" w:rsidR="00A1203C" w:rsidRPr="00A1203C" w:rsidRDefault="00A82A3D" w:rsidP="00A82A3D">
                                  <w:pPr>
                                    <w:jc w:val="center"/>
                                    <w:rPr>
                                      <w:sz w:val="16"/>
                                      <w:szCs w:val="16"/>
                                      <w:lang w:eastAsia="zh-CN"/>
                                    </w:rPr>
                                  </w:pPr>
                                  <w:r>
                                    <w:rPr>
                                      <w:rFonts w:hint="eastAsia"/>
                                      <w:sz w:val="16"/>
                                      <w:szCs w:val="16"/>
                                      <w:lang w:eastAsia="zh-CN"/>
                                    </w:rPr>
                                    <w:t>(n-1)n</w:t>
                                  </w:r>
                                </w:p>
                              </w:tc>
                              <w:tc>
                                <w:tcPr>
                                  <w:tcW w:w="993" w:type="dxa"/>
                                </w:tcPr>
                                <w:p w14:paraId="458E69C8" w14:textId="1B960DB3" w:rsidR="00A1203C" w:rsidRPr="00A1203C" w:rsidRDefault="00A82A3D" w:rsidP="00A82A3D">
                                  <w:pPr>
                                    <w:jc w:val="center"/>
                                    <w:rPr>
                                      <w:sz w:val="16"/>
                                      <w:szCs w:val="16"/>
                                      <w:lang w:eastAsia="zh-CN"/>
                                    </w:rPr>
                                  </w:pPr>
                                  <w:r>
                                    <w:rPr>
                                      <w:rFonts w:hint="eastAsia"/>
                                      <w:sz w:val="16"/>
                                      <w:szCs w:val="16"/>
                                      <w:lang w:eastAsia="zh-CN"/>
                                    </w:rPr>
                                    <w:t>n1</w:t>
                                  </w:r>
                                </w:p>
                              </w:tc>
                            </w:tr>
                          </w:tbl>
                          <w:p w14:paraId="1CD18A59" w14:textId="77777777" w:rsidR="001E2603" w:rsidRDefault="001E2603" w:rsidP="00A82A3D">
                            <w:pPr>
                              <w:pStyle w:val="a4"/>
                              <w:jc w:val="center"/>
                            </w:pPr>
                          </w:p>
                          <w:p w14:paraId="2DB54582" w14:textId="77777777" w:rsidR="001E2603" w:rsidRDefault="001E2603" w:rsidP="00A82A3D">
                            <w:pPr>
                              <w:jc w:val="cente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027" type="#_x0000_t202" style="position:absolute;left:0;text-align:left;margin-left:25.4pt;margin-top:473.95pt;width:487.25pt;height:142.1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" o:allowincell="f" stroked="f">
                <v:textbox inset="0,0,0,0">
                  <w:txbxContent>
                    <w:p w14:paraId="059B2BB7" w14:textId="732464FB" w:rsidR="001E2603" w:rsidRDefault="001E2603" w:rsidP="00A82A3D">
                      <w:pPr>
                        <w:pStyle w:val="TableTitle"/>
                        <w:rPr>
                          <w:lang w:eastAsia="zh-CN"/>
                        </w:rPr>
                      </w:pPr>
                      <w:r>
                        <w:t xml:space="preserve">TABLE </w:t>
                      </w:r>
                      <w:r w:rsidR="00A82A3D">
                        <w:rPr>
                          <w:rFonts w:hint="eastAsia"/>
                          <w:lang w:eastAsia="zh-CN"/>
                        </w:rPr>
                        <w:t>II</w:t>
                      </w:r>
                    </w:p>
                    <w:p w14:paraId="2CE8B644" w14:textId="465845F9" w:rsidR="001E2603" w:rsidRDefault="009B5270" w:rsidP="00A82A3D">
                      <w:pPr>
                        <w:pStyle w:val="TableTitle"/>
                        <w:rPr>
                          <w:lang w:eastAsia="zh-CN"/>
                        </w:rPr>
                      </w:pPr>
                      <w:r>
                        <w:rPr>
                          <w:rFonts w:hint="eastAsia"/>
                          <w:lang w:eastAsia="zh-CN"/>
                        </w:rPr>
                        <w:t>The encoding list of n readout channels</w:t>
                      </w:r>
                    </w:p>
                    <w:tbl>
                      <w:tblPr>
                        <w:tblW w:w="8931" w:type="dxa"/>
                        <w:tblInd w:w="108" w:type="dxa"/>
                        <w:tblBorders>
                          <w:top w:val="double" w:sz="6" w:space="0" w:color="auto"/>
                          <w:bottom w:val="double" w:sz="6" w:space="0" w:color="auto"/>
                        </w:tblBorders>
                        <w:tblLayout w:type="fixed"/>
                        <w:tblLook w:val="0000" w:firstRow="0" w:lastRow="0" w:firstColumn="0" w:lastColumn="0" w:noHBand="0" w:noVBand="0"/>
                      </w:tblPr>
                      <w:tblGrid>
                        <w:gridCol w:w="851"/>
                        <w:gridCol w:w="709"/>
                        <w:gridCol w:w="708"/>
                        <w:gridCol w:w="709"/>
                        <w:gridCol w:w="709"/>
                        <w:gridCol w:w="709"/>
                        <w:gridCol w:w="708"/>
                        <w:gridCol w:w="709"/>
                        <w:gridCol w:w="709"/>
                        <w:gridCol w:w="709"/>
                        <w:gridCol w:w="708"/>
                        <w:gridCol w:w="993"/>
                      </w:tblGrid>
                      <w:tr w:rsidR="00A82A3D" w14:paraId="6D4306F0" w14:textId="1F029D45" w:rsidTr="009B5270">
                        <w:trPr>
                          <w:trHeight w:val="153"/>
                        </w:trPr>
                        <w:tc>
                          <w:tcPr>
                            <w:tcW w:w="851" w:type="dxa"/>
                            <w:tcBorders>
                              <w:top w:val="double" w:sz="6" w:space="0" w:color="auto"/>
                              <w:bottom w:val="single" w:sz="4" w:space="0" w:color="auto"/>
                            </w:tcBorders>
                            <w:vAlign w:val="center"/>
                          </w:tcPr>
                          <w:p w14:paraId="76A51DAD" w14:textId="4F4207D0" w:rsidR="00A82A3D" w:rsidRDefault="009B5270" w:rsidP="00A82A3D">
                            <w:pPr>
                              <w:jc w:val="center"/>
                              <w:rPr>
                                <w:smallCaps/>
                                <w:lang w:eastAsia="zh-CN"/>
                              </w:rPr>
                            </w:pPr>
                            <w:r>
                              <w:rPr>
                                <w:rFonts w:hint="eastAsia"/>
                                <w:sz w:val="16"/>
                                <w:szCs w:val="16"/>
                                <w:lang w:eastAsia="zh-CN"/>
                              </w:rPr>
                              <w:t>Row</w:t>
                            </w:r>
                          </w:p>
                        </w:tc>
                        <w:tc>
                          <w:tcPr>
                            <w:tcW w:w="8080" w:type="dxa"/>
                            <w:gridSpan w:val="11"/>
                            <w:tcBorders>
                              <w:top w:val="double" w:sz="6" w:space="0" w:color="auto"/>
                              <w:bottom w:val="single" w:sz="4" w:space="0" w:color="auto"/>
                            </w:tcBorders>
                          </w:tcPr>
                          <w:p w14:paraId="727AFAC4" w14:textId="5642D5BD" w:rsidR="00A82A3D" w:rsidRPr="00A1203C" w:rsidRDefault="00A82A3D" w:rsidP="009B5270">
                            <w:pPr>
                              <w:jc w:val="center"/>
                              <w:rPr>
                                <w:sz w:val="16"/>
                                <w:szCs w:val="16"/>
                                <w:lang w:eastAsia="zh-CN"/>
                              </w:rPr>
                            </w:pPr>
                            <w:r>
                              <w:rPr>
                                <w:rFonts w:hint="eastAsia"/>
                                <w:sz w:val="16"/>
                                <w:szCs w:val="16"/>
                                <w:lang w:eastAsia="zh-CN"/>
                              </w:rPr>
                              <w:t>Encoding list</w:t>
                            </w:r>
                          </w:p>
                        </w:tc>
                      </w:tr>
                      <w:tr w:rsidR="00A82A3D" w14:paraId="58E2FC75" w14:textId="4C145D93" w:rsidTr="00A82A3D">
                        <w:trPr>
                          <w:trHeight w:val="258"/>
                        </w:trPr>
                        <w:tc>
                          <w:tcPr>
                            <w:tcW w:w="851" w:type="dxa"/>
                            <w:tcBorders>
                              <w:top w:val="single" w:sz="4" w:space="0" w:color="auto"/>
                            </w:tcBorders>
                          </w:tcPr>
                          <w:p w14:paraId="3F6E10C9" w14:textId="5BC21A4A" w:rsidR="00A1203C" w:rsidRDefault="004F37BE" w:rsidP="00A82A3D">
                            <w:pPr>
                              <w:jc w:val="center"/>
                              <w:rPr>
                                <w:sz w:val="16"/>
                                <w:szCs w:val="16"/>
                                <w:lang w:eastAsia="zh-CN"/>
                              </w:rPr>
                            </w:pPr>
                            <w:r>
                              <w:rPr>
                                <w:rFonts w:hint="eastAsia"/>
                                <w:sz w:val="16"/>
                                <w:szCs w:val="16"/>
                                <w:lang w:eastAsia="zh-CN"/>
                              </w:rPr>
                              <w:t>1</w:t>
                            </w:r>
                          </w:p>
                        </w:tc>
                        <w:tc>
                          <w:tcPr>
                            <w:tcW w:w="709" w:type="dxa"/>
                            <w:tcBorders>
                              <w:top w:val="single" w:sz="4" w:space="0" w:color="auto"/>
                            </w:tcBorders>
                          </w:tcPr>
                          <w:p w14:paraId="396681A2" w14:textId="71D0563D" w:rsidR="00A1203C" w:rsidRPr="00A1203C" w:rsidRDefault="00A1203C" w:rsidP="00A82A3D">
                            <w:pPr>
                              <w:jc w:val="center"/>
                              <w:rPr>
                                <w:sz w:val="16"/>
                                <w:szCs w:val="16"/>
                                <w:lang w:eastAsia="zh-CN"/>
                              </w:rPr>
                            </w:pPr>
                            <w:r>
                              <w:rPr>
                                <w:rFonts w:hint="eastAsia"/>
                                <w:sz w:val="16"/>
                                <w:szCs w:val="16"/>
                                <w:lang w:eastAsia="zh-CN"/>
                              </w:rPr>
                              <w:t>12</w:t>
                            </w:r>
                          </w:p>
                        </w:tc>
                        <w:tc>
                          <w:tcPr>
                            <w:tcW w:w="708" w:type="dxa"/>
                            <w:tcBorders>
                              <w:top w:val="single" w:sz="4" w:space="0" w:color="auto"/>
                            </w:tcBorders>
                          </w:tcPr>
                          <w:p w14:paraId="382FF074" w14:textId="4E3DF17F" w:rsidR="00A1203C" w:rsidRPr="00A1203C" w:rsidRDefault="00A1203C" w:rsidP="00A82A3D">
                            <w:pPr>
                              <w:jc w:val="center"/>
                              <w:rPr>
                                <w:sz w:val="16"/>
                                <w:szCs w:val="16"/>
                                <w:lang w:eastAsia="zh-CN"/>
                              </w:rPr>
                            </w:pPr>
                            <w:r w:rsidRPr="00A1203C">
                              <w:rPr>
                                <w:rFonts w:hint="eastAsia"/>
                                <w:sz w:val="16"/>
                                <w:szCs w:val="16"/>
                                <w:lang w:eastAsia="zh-CN"/>
                              </w:rPr>
                              <w:t>21</w:t>
                            </w:r>
                          </w:p>
                        </w:tc>
                        <w:tc>
                          <w:tcPr>
                            <w:tcW w:w="709" w:type="dxa"/>
                            <w:tcBorders>
                              <w:top w:val="single" w:sz="4" w:space="0" w:color="auto"/>
                            </w:tcBorders>
                          </w:tcPr>
                          <w:p w14:paraId="2AC67595" w14:textId="77777777" w:rsidR="00A1203C" w:rsidRPr="00A1203C" w:rsidRDefault="00A1203C" w:rsidP="00A82A3D">
                            <w:pPr>
                              <w:jc w:val="center"/>
                              <w:rPr>
                                <w:sz w:val="16"/>
                                <w:szCs w:val="16"/>
                              </w:rPr>
                            </w:pPr>
                          </w:p>
                        </w:tc>
                        <w:tc>
                          <w:tcPr>
                            <w:tcW w:w="709" w:type="dxa"/>
                            <w:tcBorders>
                              <w:top w:val="single" w:sz="4" w:space="0" w:color="auto"/>
                            </w:tcBorders>
                          </w:tcPr>
                          <w:p w14:paraId="2ABDA461" w14:textId="77777777" w:rsidR="00A1203C" w:rsidRPr="00A1203C" w:rsidRDefault="00A1203C" w:rsidP="00A82A3D">
                            <w:pPr>
                              <w:jc w:val="center"/>
                              <w:rPr>
                                <w:sz w:val="16"/>
                                <w:szCs w:val="16"/>
                              </w:rPr>
                            </w:pPr>
                          </w:p>
                        </w:tc>
                        <w:tc>
                          <w:tcPr>
                            <w:tcW w:w="709" w:type="dxa"/>
                            <w:tcBorders>
                              <w:top w:val="single" w:sz="4" w:space="0" w:color="auto"/>
                            </w:tcBorders>
                          </w:tcPr>
                          <w:p w14:paraId="7059379B" w14:textId="2EFFE9EB" w:rsidR="00A1203C" w:rsidRPr="00A1203C" w:rsidRDefault="00A1203C" w:rsidP="00A82A3D">
                            <w:pPr>
                              <w:jc w:val="center"/>
                              <w:rPr>
                                <w:sz w:val="16"/>
                                <w:szCs w:val="16"/>
                              </w:rPr>
                            </w:pPr>
                          </w:p>
                        </w:tc>
                        <w:tc>
                          <w:tcPr>
                            <w:tcW w:w="708" w:type="dxa"/>
                            <w:tcBorders>
                              <w:top w:val="single" w:sz="4" w:space="0" w:color="auto"/>
                            </w:tcBorders>
                          </w:tcPr>
                          <w:p w14:paraId="2EC84018" w14:textId="4478FB9B" w:rsidR="00A1203C" w:rsidRPr="00A1203C" w:rsidRDefault="00A1203C" w:rsidP="00A82A3D">
                            <w:pPr>
                              <w:jc w:val="center"/>
                              <w:rPr>
                                <w:sz w:val="16"/>
                                <w:szCs w:val="16"/>
                              </w:rPr>
                            </w:pPr>
                          </w:p>
                        </w:tc>
                        <w:tc>
                          <w:tcPr>
                            <w:tcW w:w="709" w:type="dxa"/>
                            <w:tcBorders>
                              <w:top w:val="single" w:sz="4" w:space="0" w:color="auto"/>
                            </w:tcBorders>
                          </w:tcPr>
                          <w:p w14:paraId="4644BF4F" w14:textId="012CCD2F" w:rsidR="00A1203C" w:rsidRPr="00A1203C" w:rsidRDefault="00A1203C" w:rsidP="00A82A3D">
                            <w:pPr>
                              <w:jc w:val="center"/>
                              <w:rPr>
                                <w:sz w:val="16"/>
                                <w:szCs w:val="16"/>
                              </w:rPr>
                            </w:pPr>
                          </w:p>
                        </w:tc>
                        <w:tc>
                          <w:tcPr>
                            <w:tcW w:w="709" w:type="dxa"/>
                            <w:tcBorders>
                              <w:top w:val="single" w:sz="4" w:space="0" w:color="auto"/>
                            </w:tcBorders>
                          </w:tcPr>
                          <w:p w14:paraId="67BDE62E" w14:textId="0B333353" w:rsidR="00A1203C" w:rsidRPr="00A1203C" w:rsidRDefault="00A1203C" w:rsidP="00A82A3D">
                            <w:pPr>
                              <w:jc w:val="center"/>
                              <w:rPr>
                                <w:sz w:val="16"/>
                                <w:szCs w:val="16"/>
                              </w:rPr>
                            </w:pPr>
                          </w:p>
                        </w:tc>
                        <w:tc>
                          <w:tcPr>
                            <w:tcW w:w="709" w:type="dxa"/>
                            <w:tcBorders>
                              <w:top w:val="single" w:sz="4" w:space="0" w:color="auto"/>
                            </w:tcBorders>
                          </w:tcPr>
                          <w:p w14:paraId="69C33A2B" w14:textId="3AD3BB1C" w:rsidR="00A1203C" w:rsidRPr="00A1203C" w:rsidRDefault="00A1203C" w:rsidP="00A82A3D">
                            <w:pPr>
                              <w:jc w:val="center"/>
                              <w:rPr>
                                <w:sz w:val="16"/>
                                <w:szCs w:val="16"/>
                              </w:rPr>
                            </w:pPr>
                          </w:p>
                        </w:tc>
                        <w:tc>
                          <w:tcPr>
                            <w:tcW w:w="708" w:type="dxa"/>
                            <w:tcBorders>
                              <w:top w:val="single" w:sz="4" w:space="0" w:color="auto"/>
                            </w:tcBorders>
                          </w:tcPr>
                          <w:p w14:paraId="636EAF35" w14:textId="78A1944D" w:rsidR="00A1203C" w:rsidRPr="00A1203C" w:rsidRDefault="00A1203C" w:rsidP="00A82A3D">
                            <w:pPr>
                              <w:jc w:val="center"/>
                              <w:rPr>
                                <w:sz w:val="16"/>
                                <w:szCs w:val="16"/>
                              </w:rPr>
                            </w:pPr>
                          </w:p>
                        </w:tc>
                        <w:tc>
                          <w:tcPr>
                            <w:tcW w:w="993" w:type="dxa"/>
                            <w:tcBorders>
                              <w:top w:val="single" w:sz="4" w:space="0" w:color="auto"/>
                            </w:tcBorders>
                          </w:tcPr>
                          <w:p w14:paraId="778A2B37" w14:textId="25A91A9D" w:rsidR="00A1203C" w:rsidRPr="00A1203C" w:rsidRDefault="00A1203C" w:rsidP="00A82A3D">
                            <w:pPr>
                              <w:jc w:val="center"/>
                              <w:rPr>
                                <w:sz w:val="16"/>
                                <w:szCs w:val="16"/>
                              </w:rPr>
                            </w:pPr>
                          </w:p>
                        </w:tc>
                      </w:tr>
                      <w:tr w:rsidR="00A82A3D" w14:paraId="5E74F717" w14:textId="4E6E7FEF" w:rsidTr="00A82A3D">
                        <w:trPr>
                          <w:trHeight w:val="292"/>
                        </w:trPr>
                        <w:tc>
                          <w:tcPr>
                            <w:tcW w:w="851" w:type="dxa"/>
                          </w:tcPr>
                          <w:p w14:paraId="16FBEEF2" w14:textId="420FC27A" w:rsidR="00A1203C" w:rsidRPr="007F3E55" w:rsidRDefault="004F37BE" w:rsidP="00A82A3D">
                            <w:pPr>
                              <w:jc w:val="center"/>
                              <w:rPr>
                                <w:sz w:val="16"/>
                                <w:szCs w:val="16"/>
                                <w:lang w:eastAsia="zh-CN"/>
                              </w:rPr>
                            </w:pPr>
                            <w:r>
                              <w:rPr>
                                <w:rFonts w:hint="eastAsia"/>
                                <w:sz w:val="16"/>
                                <w:szCs w:val="16"/>
                                <w:lang w:eastAsia="zh-CN"/>
                              </w:rPr>
                              <w:t>2</w:t>
                            </w:r>
                          </w:p>
                        </w:tc>
                        <w:tc>
                          <w:tcPr>
                            <w:tcW w:w="709" w:type="dxa"/>
                          </w:tcPr>
                          <w:p w14:paraId="78333FEF" w14:textId="60895A7E" w:rsidR="00A1203C" w:rsidRDefault="00A1203C" w:rsidP="00A82A3D">
                            <w:pPr>
                              <w:jc w:val="center"/>
                              <w:rPr>
                                <w:sz w:val="16"/>
                                <w:szCs w:val="16"/>
                                <w:lang w:eastAsia="zh-CN"/>
                              </w:rPr>
                            </w:pPr>
                            <w:r>
                              <w:rPr>
                                <w:rFonts w:hint="eastAsia"/>
                                <w:sz w:val="16"/>
                                <w:szCs w:val="16"/>
                                <w:lang w:eastAsia="zh-CN"/>
                              </w:rPr>
                              <w:t>13</w:t>
                            </w:r>
                          </w:p>
                        </w:tc>
                        <w:tc>
                          <w:tcPr>
                            <w:tcW w:w="708" w:type="dxa"/>
                          </w:tcPr>
                          <w:p w14:paraId="01874798" w14:textId="2C87FE4B" w:rsidR="00A1203C" w:rsidRPr="00A1203C" w:rsidRDefault="00A1203C" w:rsidP="00A82A3D">
                            <w:pPr>
                              <w:jc w:val="center"/>
                              <w:rPr>
                                <w:sz w:val="16"/>
                                <w:szCs w:val="16"/>
                                <w:lang w:eastAsia="zh-CN"/>
                              </w:rPr>
                            </w:pPr>
                            <w:r>
                              <w:rPr>
                                <w:rFonts w:hint="eastAsia"/>
                                <w:sz w:val="16"/>
                                <w:szCs w:val="16"/>
                                <w:lang w:eastAsia="zh-CN"/>
                              </w:rPr>
                              <w:t>32</w:t>
                            </w:r>
                          </w:p>
                        </w:tc>
                        <w:tc>
                          <w:tcPr>
                            <w:tcW w:w="709" w:type="dxa"/>
                          </w:tcPr>
                          <w:p w14:paraId="14BA9331" w14:textId="77E45122" w:rsidR="00A1203C" w:rsidRPr="00A1203C" w:rsidRDefault="00A1203C" w:rsidP="00A82A3D">
                            <w:pPr>
                              <w:jc w:val="center"/>
                              <w:rPr>
                                <w:sz w:val="16"/>
                                <w:szCs w:val="16"/>
                                <w:lang w:eastAsia="zh-CN"/>
                              </w:rPr>
                            </w:pPr>
                            <w:r>
                              <w:rPr>
                                <w:rFonts w:hint="eastAsia"/>
                                <w:sz w:val="16"/>
                                <w:szCs w:val="16"/>
                                <w:lang w:eastAsia="zh-CN"/>
                              </w:rPr>
                              <w:t>23</w:t>
                            </w:r>
                          </w:p>
                        </w:tc>
                        <w:tc>
                          <w:tcPr>
                            <w:tcW w:w="709" w:type="dxa"/>
                          </w:tcPr>
                          <w:p w14:paraId="6F22094B" w14:textId="0D097A51" w:rsidR="00A1203C" w:rsidRPr="00A1203C" w:rsidRDefault="00A1203C" w:rsidP="00A82A3D">
                            <w:pPr>
                              <w:jc w:val="center"/>
                              <w:rPr>
                                <w:sz w:val="16"/>
                                <w:szCs w:val="16"/>
                                <w:lang w:eastAsia="zh-CN"/>
                              </w:rPr>
                            </w:pPr>
                            <w:r>
                              <w:rPr>
                                <w:rFonts w:hint="eastAsia"/>
                                <w:sz w:val="16"/>
                                <w:szCs w:val="16"/>
                                <w:lang w:eastAsia="zh-CN"/>
                              </w:rPr>
                              <w:t>31</w:t>
                            </w:r>
                          </w:p>
                        </w:tc>
                        <w:tc>
                          <w:tcPr>
                            <w:tcW w:w="709" w:type="dxa"/>
                          </w:tcPr>
                          <w:p w14:paraId="737BA08B" w14:textId="4857E612" w:rsidR="00A1203C" w:rsidRPr="00A1203C" w:rsidRDefault="00A1203C" w:rsidP="00A82A3D">
                            <w:pPr>
                              <w:jc w:val="center"/>
                              <w:rPr>
                                <w:sz w:val="16"/>
                                <w:szCs w:val="16"/>
                              </w:rPr>
                            </w:pPr>
                          </w:p>
                        </w:tc>
                        <w:tc>
                          <w:tcPr>
                            <w:tcW w:w="708" w:type="dxa"/>
                          </w:tcPr>
                          <w:p w14:paraId="3099769F" w14:textId="29B72E65" w:rsidR="00A1203C" w:rsidRPr="00A1203C" w:rsidRDefault="00A1203C" w:rsidP="00A82A3D">
                            <w:pPr>
                              <w:jc w:val="center"/>
                              <w:rPr>
                                <w:sz w:val="16"/>
                                <w:szCs w:val="16"/>
                              </w:rPr>
                            </w:pPr>
                          </w:p>
                        </w:tc>
                        <w:tc>
                          <w:tcPr>
                            <w:tcW w:w="709" w:type="dxa"/>
                          </w:tcPr>
                          <w:p w14:paraId="0AC08C1C" w14:textId="534F9F27" w:rsidR="00A1203C" w:rsidRPr="00A1203C" w:rsidRDefault="00A1203C" w:rsidP="00A82A3D">
                            <w:pPr>
                              <w:jc w:val="center"/>
                              <w:rPr>
                                <w:sz w:val="16"/>
                                <w:szCs w:val="16"/>
                              </w:rPr>
                            </w:pPr>
                          </w:p>
                        </w:tc>
                        <w:tc>
                          <w:tcPr>
                            <w:tcW w:w="709" w:type="dxa"/>
                          </w:tcPr>
                          <w:p w14:paraId="2215DBA1" w14:textId="566C1077" w:rsidR="00A1203C" w:rsidRPr="00A1203C" w:rsidRDefault="00A1203C" w:rsidP="00A82A3D">
                            <w:pPr>
                              <w:jc w:val="center"/>
                              <w:rPr>
                                <w:sz w:val="16"/>
                                <w:szCs w:val="16"/>
                              </w:rPr>
                            </w:pPr>
                          </w:p>
                        </w:tc>
                        <w:tc>
                          <w:tcPr>
                            <w:tcW w:w="709" w:type="dxa"/>
                          </w:tcPr>
                          <w:p w14:paraId="4206B666" w14:textId="7B3457B6" w:rsidR="00A1203C" w:rsidRPr="00A1203C" w:rsidRDefault="00A1203C" w:rsidP="00A82A3D">
                            <w:pPr>
                              <w:jc w:val="center"/>
                              <w:rPr>
                                <w:sz w:val="16"/>
                                <w:szCs w:val="16"/>
                              </w:rPr>
                            </w:pPr>
                          </w:p>
                        </w:tc>
                        <w:tc>
                          <w:tcPr>
                            <w:tcW w:w="708" w:type="dxa"/>
                          </w:tcPr>
                          <w:p w14:paraId="63BA9ACB" w14:textId="019B688E" w:rsidR="00A1203C" w:rsidRPr="00A1203C" w:rsidRDefault="00A1203C" w:rsidP="00A82A3D">
                            <w:pPr>
                              <w:jc w:val="center"/>
                              <w:rPr>
                                <w:sz w:val="16"/>
                                <w:szCs w:val="16"/>
                              </w:rPr>
                            </w:pPr>
                          </w:p>
                        </w:tc>
                        <w:tc>
                          <w:tcPr>
                            <w:tcW w:w="993" w:type="dxa"/>
                          </w:tcPr>
                          <w:p w14:paraId="07FE4B12" w14:textId="28446A9C" w:rsidR="00A1203C" w:rsidRPr="00A1203C" w:rsidRDefault="00A1203C" w:rsidP="00A82A3D">
                            <w:pPr>
                              <w:jc w:val="center"/>
                              <w:rPr>
                                <w:sz w:val="16"/>
                                <w:szCs w:val="16"/>
                              </w:rPr>
                            </w:pPr>
                          </w:p>
                        </w:tc>
                      </w:tr>
                      <w:tr w:rsidR="00A82A3D" w14:paraId="42A253BA" w14:textId="1DBA4E43" w:rsidTr="00A82A3D">
                        <w:tc>
                          <w:tcPr>
                            <w:tcW w:w="851" w:type="dxa"/>
                          </w:tcPr>
                          <w:p w14:paraId="483824F1" w14:textId="55690726" w:rsidR="00A1203C" w:rsidRPr="007F3E55" w:rsidRDefault="004F37BE" w:rsidP="00A82A3D">
                            <w:pPr>
                              <w:jc w:val="center"/>
                              <w:rPr>
                                <w:sz w:val="16"/>
                                <w:szCs w:val="16"/>
                                <w:lang w:eastAsia="zh-CN"/>
                              </w:rPr>
                            </w:pPr>
                            <w:r>
                              <w:rPr>
                                <w:rFonts w:hint="eastAsia"/>
                                <w:sz w:val="16"/>
                                <w:szCs w:val="16"/>
                                <w:lang w:eastAsia="zh-CN"/>
                              </w:rPr>
                              <w:t>3</w:t>
                            </w:r>
                          </w:p>
                        </w:tc>
                        <w:tc>
                          <w:tcPr>
                            <w:tcW w:w="709" w:type="dxa"/>
                          </w:tcPr>
                          <w:p w14:paraId="724CF9C0" w14:textId="03ADF145" w:rsidR="00A1203C" w:rsidRPr="00A1203C" w:rsidRDefault="00A1203C" w:rsidP="00A82A3D">
                            <w:pPr>
                              <w:jc w:val="center"/>
                              <w:rPr>
                                <w:sz w:val="16"/>
                                <w:szCs w:val="16"/>
                                <w:lang w:eastAsia="zh-CN"/>
                              </w:rPr>
                            </w:pPr>
                            <w:r>
                              <w:rPr>
                                <w:rFonts w:hint="eastAsia"/>
                                <w:sz w:val="16"/>
                                <w:szCs w:val="16"/>
                                <w:lang w:eastAsia="zh-CN"/>
                              </w:rPr>
                              <w:t>14</w:t>
                            </w:r>
                          </w:p>
                        </w:tc>
                        <w:tc>
                          <w:tcPr>
                            <w:tcW w:w="708" w:type="dxa"/>
                          </w:tcPr>
                          <w:p w14:paraId="48E21727" w14:textId="430D966B" w:rsidR="00A1203C" w:rsidRPr="00A1203C" w:rsidRDefault="00A1203C" w:rsidP="00A82A3D">
                            <w:pPr>
                              <w:jc w:val="center"/>
                              <w:rPr>
                                <w:sz w:val="16"/>
                                <w:szCs w:val="16"/>
                                <w:lang w:eastAsia="zh-CN"/>
                              </w:rPr>
                            </w:pPr>
                            <w:r>
                              <w:rPr>
                                <w:rFonts w:hint="eastAsia"/>
                                <w:sz w:val="16"/>
                                <w:szCs w:val="16"/>
                                <w:lang w:eastAsia="zh-CN"/>
                              </w:rPr>
                              <w:t>42</w:t>
                            </w:r>
                          </w:p>
                        </w:tc>
                        <w:tc>
                          <w:tcPr>
                            <w:tcW w:w="709" w:type="dxa"/>
                          </w:tcPr>
                          <w:p w14:paraId="1DFFF437" w14:textId="7B50631B" w:rsidR="00A1203C" w:rsidRPr="00A1203C" w:rsidRDefault="00A1203C" w:rsidP="00A82A3D">
                            <w:pPr>
                              <w:jc w:val="center"/>
                              <w:rPr>
                                <w:sz w:val="16"/>
                                <w:szCs w:val="16"/>
                                <w:lang w:eastAsia="zh-CN"/>
                              </w:rPr>
                            </w:pPr>
                            <w:r>
                              <w:rPr>
                                <w:rFonts w:hint="eastAsia"/>
                                <w:sz w:val="16"/>
                                <w:szCs w:val="16"/>
                                <w:lang w:eastAsia="zh-CN"/>
                              </w:rPr>
                              <w:t>24</w:t>
                            </w:r>
                          </w:p>
                        </w:tc>
                        <w:tc>
                          <w:tcPr>
                            <w:tcW w:w="709" w:type="dxa"/>
                          </w:tcPr>
                          <w:p w14:paraId="21BD911D" w14:textId="55F6F3A6" w:rsidR="00A1203C" w:rsidRPr="00A1203C" w:rsidRDefault="00A1203C" w:rsidP="00A82A3D">
                            <w:pPr>
                              <w:jc w:val="center"/>
                              <w:rPr>
                                <w:sz w:val="16"/>
                                <w:szCs w:val="16"/>
                                <w:lang w:eastAsia="zh-CN"/>
                              </w:rPr>
                            </w:pPr>
                            <w:r>
                              <w:rPr>
                                <w:rFonts w:hint="eastAsia"/>
                                <w:sz w:val="16"/>
                                <w:szCs w:val="16"/>
                                <w:lang w:eastAsia="zh-CN"/>
                              </w:rPr>
                              <w:t>43</w:t>
                            </w:r>
                          </w:p>
                        </w:tc>
                        <w:tc>
                          <w:tcPr>
                            <w:tcW w:w="709" w:type="dxa"/>
                          </w:tcPr>
                          <w:p w14:paraId="4E36DC0C" w14:textId="7DEE166B" w:rsidR="00A1203C" w:rsidRPr="00A1203C" w:rsidRDefault="00A1203C" w:rsidP="00A82A3D">
                            <w:pPr>
                              <w:jc w:val="center"/>
                              <w:rPr>
                                <w:sz w:val="16"/>
                                <w:szCs w:val="16"/>
                                <w:lang w:eastAsia="zh-CN"/>
                              </w:rPr>
                            </w:pPr>
                            <w:r>
                              <w:rPr>
                                <w:rFonts w:hint="eastAsia"/>
                                <w:sz w:val="16"/>
                                <w:szCs w:val="16"/>
                                <w:lang w:eastAsia="zh-CN"/>
                              </w:rPr>
                              <w:t>34</w:t>
                            </w:r>
                          </w:p>
                        </w:tc>
                        <w:tc>
                          <w:tcPr>
                            <w:tcW w:w="708" w:type="dxa"/>
                          </w:tcPr>
                          <w:p w14:paraId="631D3A07" w14:textId="31DF1563" w:rsidR="00A1203C" w:rsidRPr="00A1203C" w:rsidRDefault="00A1203C" w:rsidP="00A82A3D">
                            <w:pPr>
                              <w:jc w:val="center"/>
                              <w:rPr>
                                <w:sz w:val="16"/>
                                <w:szCs w:val="16"/>
                                <w:lang w:eastAsia="zh-CN"/>
                              </w:rPr>
                            </w:pPr>
                            <w:r>
                              <w:rPr>
                                <w:rFonts w:hint="eastAsia"/>
                                <w:sz w:val="16"/>
                                <w:szCs w:val="16"/>
                                <w:lang w:eastAsia="zh-CN"/>
                              </w:rPr>
                              <w:t>41</w:t>
                            </w:r>
                          </w:p>
                        </w:tc>
                        <w:tc>
                          <w:tcPr>
                            <w:tcW w:w="709" w:type="dxa"/>
                          </w:tcPr>
                          <w:p w14:paraId="011294FC" w14:textId="0A686CA9" w:rsidR="00A1203C" w:rsidRPr="00A1203C" w:rsidRDefault="00A1203C" w:rsidP="00A82A3D">
                            <w:pPr>
                              <w:jc w:val="center"/>
                              <w:rPr>
                                <w:sz w:val="16"/>
                                <w:szCs w:val="16"/>
                              </w:rPr>
                            </w:pPr>
                          </w:p>
                        </w:tc>
                        <w:tc>
                          <w:tcPr>
                            <w:tcW w:w="709" w:type="dxa"/>
                          </w:tcPr>
                          <w:p w14:paraId="39A57070" w14:textId="17CBD0B6" w:rsidR="00A1203C" w:rsidRPr="00A1203C" w:rsidRDefault="00A1203C" w:rsidP="00A82A3D">
                            <w:pPr>
                              <w:jc w:val="center"/>
                              <w:rPr>
                                <w:sz w:val="16"/>
                                <w:szCs w:val="16"/>
                              </w:rPr>
                            </w:pPr>
                          </w:p>
                        </w:tc>
                        <w:tc>
                          <w:tcPr>
                            <w:tcW w:w="709" w:type="dxa"/>
                          </w:tcPr>
                          <w:p w14:paraId="379AA861" w14:textId="3B97625D" w:rsidR="00A1203C" w:rsidRPr="00A1203C" w:rsidRDefault="00A1203C" w:rsidP="00A82A3D">
                            <w:pPr>
                              <w:jc w:val="center"/>
                              <w:rPr>
                                <w:sz w:val="16"/>
                                <w:szCs w:val="16"/>
                              </w:rPr>
                            </w:pPr>
                          </w:p>
                        </w:tc>
                        <w:tc>
                          <w:tcPr>
                            <w:tcW w:w="708" w:type="dxa"/>
                          </w:tcPr>
                          <w:p w14:paraId="5D9623EE" w14:textId="16904458" w:rsidR="00A1203C" w:rsidRPr="00A1203C" w:rsidRDefault="00A1203C" w:rsidP="00A82A3D">
                            <w:pPr>
                              <w:jc w:val="center"/>
                              <w:rPr>
                                <w:sz w:val="16"/>
                                <w:szCs w:val="16"/>
                              </w:rPr>
                            </w:pPr>
                          </w:p>
                        </w:tc>
                        <w:tc>
                          <w:tcPr>
                            <w:tcW w:w="993" w:type="dxa"/>
                          </w:tcPr>
                          <w:p w14:paraId="326F7503" w14:textId="08D13976" w:rsidR="00A1203C" w:rsidRPr="00A1203C" w:rsidRDefault="00A1203C" w:rsidP="00A82A3D">
                            <w:pPr>
                              <w:jc w:val="center"/>
                              <w:rPr>
                                <w:sz w:val="16"/>
                                <w:szCs w:val="16"/>
                              </w:rPr>
                            </w:pPr>
                          </w:p>
                        </w:tc>
                      </w:tr>
                      <w:tr w:rsidR="00A82A3D" w14:paraId="3B151827" w14:textId="683A4EE5" w:rsidTr="00A82A3D">
                        <w:tc>
                          <w:tcPr>
                            <w:tcW w:w="851" w:type="dxa"/>
                          </w:tcPr>
                          <w:p w14:paraId="6872D013" w14:textId="057F0F77" w:rsidR="00A1203C" w:rsidRPr="007F3E55" w:rsidRDefault="00A1203C" w:rsidP="00A82A3D">
                            <w:pPr>
                              <w:jc w:val="center"/>
                              <w:rPr>
                                <w:sz w:val="16"/>
                                <w:szCs w:val="16"/>
                                <w:vertAlign w:val="superscript"/>
                                <w:lang w:eastAsia="zh-CN"/>
                              </w:rPr>
                            </w:pPr>
                            <w:r>
                              <w:rPr>
                                <w:rFonts w:hint="eastAsia"/>
                                <w:sz w:val="16"/>
                                <w:szCs w:val="16"/>
                                <w:vertAlign w:val="superscript"/>
                                <w:lang w:eastAsia="zh-CN"/>
                              </w:rPr>
                              <w:t>...</w:t>
                            </w:r>
                          </w:p>
                        </w:tc>
                        <w:tc>
                          <w:tcPr>
                            <w:tcW w:w="709" w:type="dxa"/>
                          </w:tcPr>
                          <w:p w14:paraId="06564F04" w14:textId="7F500CAD" w:rsidR="00A1203C" w:rsidRPr="00A1203C" w:rsidRDefault="00A1203C" w:rsidP="00A82A3D">
                            <w:pPr>
                              <w:jc w:val="center"/>
                              <w:rPr>
                                <w:sz w:val="16"/>
                                <w:szCs w:val="16"/>
                                <w:lang w:eastAsia="zh-CN"/>
                              </w:rPr>
                            </w:pPr>
                            <w:r>
                              <w:rPr>
                                <w:sz w:val="16"/>
                                <w:szCs w:val="16"/>
                                <w:lang w:eastAsia="zh-CN"/>
                              </w:rPr>
                              <w:t>…</w:t>
                            </w:r>
                          </w:p>
                        </w:tc>
                        <w:tc>
                          <w:tcPr>
                            <w:tcW w:w="708" w:type="dxa"/>
                          </w:tcPr>
                          <w:p w14:paraId="05E80A36" w14:textId="6A047FE8" w:rsidR="00A1203C" w:rsidRPr="00A1203C" w:rsidRDefault="00A1203C" w:rsidP="00A82A3D">
                            <w:pPr>
                              <w:jc w:val="center"/>
                              <w:rPr>
                                <w:sz w:val="16"/>
                                <w:szCs w:val="16"/>
                                <w:lang w:eastAsia="zh-CN"/>
                              </w:rPr>
                            </w:pPr>
                            <w:r>
                              <w:rPr>
                                <w:sz w:val="16"/>
                                <w:szCs w:val="16"/>
                                <w:lang w:eastAsia="zh-CN"/>
                              </w:rPr>
                              <w:t>…</w:t>
                            </w:r>
                          </w:p>
                        </w:tc>
                        <w:tc>
                          <w:tcPr>
                            <w:tcW w:w="709" w:type="dxa"/>
                          </w:tcPr>
                          <w:p w14:paraId="224C30A1" w14:textId="6A77B653" w:rsidR="00A1203C" w:rsidRPr="00A1203C" w:rsidRDefault="00A1203C" w:rsidP="00A82A3D">
                            <w:pPr>
                              <w:jc w:val="center"/>
                              <w:rPr>
                                <w:sz w:val="16"/>
                                <w:szCs w:val="16"/>
                                <w:lang w:eastAsia="zh-CN"/>
                              </w:rPr>
                            </w:pPr>
                            <w:r>
                              <w:rPr>
                                <w:sz w:val="16"/>
                                <w:szCs w:val="16"/>
                                <w:lang w:eastAsia="zh-CN"/>
                              </w:rPr>
                              <w:t>…</w:t>
                            </w:r>
                          </w:p>
                        </w:tc>
                        <w:tc>
                          <w:tcPr>
                            <w:tcW w:w="709" w:type="dxa"/>
                          </w:tcPr>
                          <w:p w14:paraId="1DB5E28B" w14:textId="4DC9B5BD" w:rsidR="00A1203C" w:rsidRPr="00A1203C" w:rsidRDefault="00A1203C" w:rsidP="00A82A3D">
                            <w:pPr>
                              <w:jc w:val="center"/>
                              <w:rPr>
                                <w:sz w:val="16"/>
                                <w:szCs w:val="16"/>
                                <w:lang w:eastAsia="zh-CN"/>
                              </w:rPr>
                            </w:pPr>
                            <w:r>
                              <w:rPr>
                                <w:sz w:val="16"/>
                                <w:szCs w:val="16"/>
                                <w:lang w:eastAsia="zh-CN"/>
                              </w:rPr>
                              <w:t>…</w:t>
                            </w:r>
                          </w:p>
                        </w:tc>
                        <w:tc>
                          <w:tcPr>
                            <w:tcW w:w="709" w:type="dxa"/>
                          </w:tcPr>
                          <w:p w14:paraId="27E8B2F4" w14:textId="58F2FF6E" w:rsidR="00A1203C" w:rsidRPr="00A1203C" w:rsidRDefault="00A1203C" w:rsidP="00A82A3D">
                            <w:pPr>
                              <w:jc w:val="center"/>
                              <w:rPr>
                                <w:sz w:val="16"/>
                                <w:szCs w:val="16"/>
                                <w:lang w:eastAsia="zh-CN"/>
                              </w:rPr>
                            </w:pPr>
                            <w:r>
                              <w:rPr>
                                <w:sz w:val="16"/>
                                <w:szCs w:val="16"/>
                                <w:lang w:eastAsia="zh-CN"/>
                              </w:rPr>
                              <w:t>…</w:t>
                            </w:r>
                          </w:p>
                        </w:tc>
                        <w:tc>
                          <w:tcPr>
                            <w:tcW w:w="708" w:type="dxa"/>
                          </w:tcPr>
                          <w:p w14:paraId="2D18E1DE" w14:textId="649A0F2C" w:rsidR="00A1203C" w:rsidRPr="00A1203C" w:rsidRDefault="00A1203C" w:rsidP="00A82A3D">
                            <w:pPr>
                              <w:jc w:val="center"/>
                              <w:rPr>
                                <w:sz w:val="16"/>
                                <w:szCs w:val="16"/>
                                <w:lang w:eastAsia="zh-CN"/>
                              </w:rPr>
                            </w:pPr>
                            <w:r>
                              <w:rPr>
                                <w:sz w:val="16"/>
                                <w:szCs w:val="16"/>
                                <w:lang w:eastAsia="zh-CN"/>
                              </w:rPr>
                              <w:t>…</w:t>
                            </w:r>
                          </w:p>
                        </w:tc>
                        <w:tc>
                          <w:tcPr>
                            <w:tcW w:w="709" w:type="dxa"/>
                          </w:tcPr>
                          <w:p w14:paraId="772EAC99" w14:textId="734805F1" w:rsidR="00A1203C" w:rsidRPr="00A1203C" w:rsidRDefault="00A1203C" w:rsidP="00A82A3D">
                            <w:pPr>
                              <w:jc w:val="center"/>
                              <w:rPr>
                                <w:sz w:val="16"/>
                                <w:szCs w:val="16"/>
                              </w:rPr>
                            </w:pPr>
                          </w:p>
                        </w:tc>
                        <w:tc>
                          <w:tcPr>
                            <w:tcW w:w="709" w:type="dxa"/>
                          </w:tcPr>
                          <w:p w14:paraId="50A5A0CD" w14:textId="40EA4A3C" w:rsidR="00A1203C" w:rsidRPr="00A1203C" w:rsidRDefault="00A1203C" w:rsidP="00A82A3D">
                            <w:pPr>
                              <w:jc w:val="center"/>
                              <w:rPr>
                                <w:sz w:val="16"/>
                                <w:szCs w:val="16"/>
                              </w:rPr>
                            </w:pPr>
                          </w:p>
                        </w:tc>
                        <w:tc>
                          <w:tcPr>
                            <w:tcW w:w="709" w:type="dxa"/>
                          </w:tcPr>
                          <w:p w14:paraId="323C1AAC" w14:textId="1AD74CAF" w:rsidR="00A1203C" w:rsidRPr="00A1203C" w:rsidRDefault="00A1203C" w:rsidP="00A82A3D">
                            <w:pPr>
                              <w:jc w:val="center"/>
                              <w:rPr>
                                <w:sz w:val="16"/>
                                <w:szCs w:val="16"/>
                              </w:rPr>
                            </w:pPr>
                          </w:p>
                        </w:tc>
                        <w:tc>
                          <w:tcPr>
                            <w:tcW w:w="708" w:type="dxa"/>
                          </w:tcPr>
                          <w:p w14:paraId="20C6569A" w14:textId="433A64DC" w:rsidR="00A1203C" w:rsidRPr="00A1203C" w:rsidRDefault="00A1203C" w:rsidP="00A82A3D">
                            <w:pPr>
                              <w:jc w:val="center"/>
                              <w:rPr>
                                <w:sz w:val="16"/>
                                <w:szCs w:val="16"/>
                              </w:rPr>
                            </w:pPr>
                          </w:p>
                        </w:tc>
                        <w:tc>
                          <w:tcPr>
                            <w:tcW w:w="993" w:type="dxa"/>
                          </w:tcPr>
                          <w:p w14:paraId="16A6CFD5" w14:textId="63ED46E9" w:rsidR="00A1203C" w:rsidRPr="00A1203C" w:rsidRDefault="00A1203C" w:rsidP="00A82A3D">
                            <w:pPr>
                              <w:jc w:val="center"/>
                              <w:rPr>
                                <w:sz w:val="16"/>
                                <w:szCs w:val="16"/>
                              </w:rPr>
                            </w:pPr>
                          </w:p>
                        </w:tc>
                      </w:tr>
                      <w:tr w:rsidR="00A82A3D" w14:paraId="75CBD89B" w14:textId="11B8C182" w:rsidTr="00A82A3D">
                        <w:trPr>
                          <w:trHeight w:val="140"/>
                        </w:trPr>
                        <w:tc>
                          <w:tcPr>
                            <w:tcW w:w="851" w:type="dxa"/>
                          </w:tcPr>
                          <w:p w14:paraId="334C5973" w14:textId="39441F09" w:rsidR="00A1203C" w:rsidRDefault="00A1203C" w:rsidP="00A82A3D">
                            <w:pPr>
                              <w:jc w:val="center"/>
                              <w:rPr>
                                <w:sz w:val="16"/>
                                <w:szCs w:val="16"/>
                                <w:lang w:eastAsia="zh-CN"/>
                              </w:rPr>
                            </w:pPr>
                            <w:r>
                              <w:rPr>
                                <w:rFonts w:hint="eastAsia"/>
                                <w:sz w:val="16"/>
                                <w:szCs w:val="16"/>
                                <w:lang w:eastAsia="zh-CN"/>
                              </w:rPr>
                              <w:t>k</w:t>
                            </w:r>
                            <w:r w:rsidR="004F37BE">
                              <w:rPr>
                                <w:rFonts w:hint="eastAsia"/>
                                <w:sz w:val="16"/>
                                <w:szCs w:val="16"/>
                                <w:lang w:eastAsia="zh-CN"/>
                              </w:rPr>
                              <w:t>-1</w:t>
                            </w:r>
                          </w:p>
                        </w:tc>
                        <w:tc>
                          <w:tcPr>
                            <w:tcW w:w="709" w:type="dxa"/>
                          </w:tcPr>
                          <w:p w14:paraId="08FFDAAF" w14:textId="3FBB0A18" w:rsidR="00A1203C" w:rsidRPr="00A1203C" w:rsidRDefault="00A1203C" w:rsidP="00A82A3D">
                            <w:pPr>
                              <w:jc w:val="center"/>
                              <w:rPr>
                                <w:sz w:val="16"/>
                                <w:szCs w:val="16"/>
                                <w:lang w:eastAsia="zh-CN"/>
                              </w:rPr>
                            </w:pPr>
                            <w:r>
                              <w:rPr>
                                <w:rFonts w:hint="eastAsia"/>
                                <w:sz w:val="16"/>
                                <w:szCs w:val="16"/>
                                <w:lang w:eastAsia="zh-CN"/>
                              </w:rPr>
                              <w:t>1k</w:t>
                            </w:r>
                          </w:p>
                        </w:tc>
                        <w:tc>
                          <w:tcPr>
                            <w:tcW w:w="708" w:type="dxa"/>
                          </w:tcPr>
                          <w:p w14:paraId="70800152" w14:textId="7D4363C3" w:rsidR="00A1203C" w:rsidRPr="00A1203C" w:rsidRDefault="00A1203C" w:rsidP="00A82A3D">
                            <w:pPr>
                              <w:jc w:val="center"/>
                              <w:rPr>
                                <w:sz w:val="16"/>
                                <w:szCs w:val="16"/>
                                <w:lang w:eastAsia="zh-CN"/>
                              </w:rPr>
                            </w:pPr>
                            <w:r>
                              <w:rPr>
                                <w:rFonts w:hint="eastAsia"/>
                                <w:sz w:val="16"/>
                                <w:szCs w:val="16"/>
                                <w:lang w:eastAsia="zh-CN"/>
                              </w:rPr>
                              <w:t>k</w:t>
                            </w:r>
                            <w:r>
                              <w:rPr>
                                <w:sz w:val="16"/>
                                <w:szCs w:val="16"/>
                                <w:lang w:eastAsia="zh-CN"/>
                              </w:rPr>
                              <w:t>2</w:t>
                            </w:r>
                          </w:p>
                        </w:tc>
                        <w:tc>
                          <w:tcPr>
                            <w:tcW w:w="709" w:type="dxa"/>
                          </w:tcPr>
                          <w:p w14:paraId="6FE08177" w14:textId="1D572E2C" w:rsidR="00A1203C" w:rsidRPr="00A1203C" w:rsidRDefault="00A1203C" w:rsidP="00A82A3D">
                            <w:pPr>
                              <w:jc w:val="center"/>
                              <w:rPr>
                                <w:sz w:val="16"/>
                                <w:szCs w:val="16"/>
                                <w:lang w:eastAsia="zh-CN"/>
                              </w:rPr>
                            </w:pPr>
                            <w:r>
                              <w:rPr>
                                <w:rFonts w:hint="eastAsia"/>
                                <w:sz w:val="16"/>
                                <w:szCs w:val="16"/>
                                <w:lang w:eastAsia="zh-CN"/>
                              </w:rPr>
                              <w:t>2k</w:t>
                            </w:r>
                          </w:p>
                        </w:tc>
                        <w:tc>
                          <w:tcPr>
                            <w:tcW w:w="709" w:type="dxa"/>
                          </w:tcPr>
                          <w:p w14:paraId="2AC202BE" w14:textId="595F99D4" w:rsidR="00A1203C" w:rsidRPr="00A1203C" w:rsidRDefault="00A1203C" w:rsidP="00A82A3D">
                            <w:pPr>
                              <w:jc w:val="center"/>
                              <w:rPr>
                                <w:sz w:val="16"/>
                                <w:szCs w:val="16"/>
                                <w:lang w:eastAsia="zh-CN"/>
                              </w:rPr>
                            </w:pPr>
                            <w:r>
                              <w:rPr>
                                <w:sz w:val="16"/>
                                <w:szCs w:val="16"/>
                                <w:lang w:eastAsia="zh-CN"/>
                              </w:rPr>
                              <w:t>k</w:t>
                            </w:r>
                            <w:r>
                              <w:rPr>
                                <w:rFonts w:hint="eastAsia"/>
                                <w:sz w:val="16"/>
                                <w:szCs w:val="16"/>
                                <w:lang w:eastAsia="zh-CN"/>
                              </w:rPr>
                              <w:t>3</w:t>
                            </w:r>
                          </w:p>
                        </w:tc>
                        <w:tc>
                          <w:tcPr>
                            <w:tcW w:w="709" w:type="dxa"/>
                          </w:tcPr>
                          <w:p w14:paraId="3E6B8132" w14:textId="189A8CDD" w:rsidR="00A1203C" w:rsidRPr="00A1203C" w:rsidRDefault="00A1203C" w:rsidP="00A82A3D">
                            <w:pPr>
                              <w:jc w:val="center"/>
                              <w:rPr>
                                <w:sz w:val="16"/>
                                <w:szCs w:val="16"/>
                                <w:lang w:eastAsia="zh-CN"/>
                              </w:rPr>
                            </w:pPr>
                            <w:r>
                              <w:rPr>
                                <w:rFonts w:hint="eastAsia"/>
                                <w:sz w:val="16"/>
                                <w:szCs w:val="16"/>
                                <w:lang w:eastAsia="zh-CN"/>
                              </w:rPr>
                              <w:t>3k</w:t>
                            </w:r>
                          </w:p>
                        </w:tc>
                        <w:tc>
                          <w:tcPr>
                            <w:tcW w:w="708" w:type="dxa"/>
                          </w:tcPr>
                          <w:p w14:paraId="765F3A15" w14:textId="27FD980C" w:rsidR="00A1203C" w:rsidRPr="00A1203C" w:rsidRDefault="00A1203C" w:rsidP="00A82A3D">
                            <w:pPr>
                              <w:jc w:val="center"/>
                              <w:rPr>
                                <w:sz w:val="16"/>
                                <w:szCs w:val="16"/>
                                <w:lang w:eastAsia="zh-CN"/>
                              </w:rPr>
                            </w:pPr>
                            <w:r>
                              <w:rPr>
                                <w:rFonts w:hint="eastAsia"/>
                                <w:sz w:val="16"/>
                                <w:szCs w:val="16"/>
                                <w:lang w:eastAsia="zh-CN"/>
                              </w:rPr>
                              <w:t>k4</w:t>
                            </w:r>
                          </w:p>
                        </w:tc>
                        <w:tc>
                          <w:tcPr>
                            <w:tcW w:w="709" w:type="dxa"/>
                          </w:tcPr>
                          <w:p w14:paraId="260A782B" w14:textId="05D4F88E" w:rsidR="00A1203C" w:rsidRPr="00A1203C" w:rsidRDefault="00A1203C" w:rsidP="00A82A3D">
                            <w:pPr>
                              <w:jc w:val="center"/>
                              <w:rPr>
                                <w:sz w:val="16"/>
                                <w:szCs w:val="16"/>
                                <w:lang w:eastAsia="zh-CN"/>
                              </w:rPr>
                            </w:pPr>
                            <w:r>
                              <w:rPr>
                                <w:sz w:val="16"/>
                                <w:szCs w:val="16"/>
                                <w:lang w:eastAsia="zh-CN"/>
                              </w:rPr>
                              <w:t>…</w:t>
                            </w:r>
                          </w:p>
                        </w:tc>
                        <w:tc>
                          <w:tcPr>
                            <w:tcW w:w="709" w:type="dxa"/>
                          </w:tcPr>
                          <w:p w14:paraId="6CDFE06B" w14:textId="19C8D6B6" w:rsidR="00A1203C" w:rsidRPr="00A1203C" w:rsidRDefault="00A82A3D" w:rsidP="00A82A3D">
                            <w:pPr>
                              <w:jc w:val="center"/>
                              <w:rPr>
                                <w:sz w:val="16"/>
                                <w:szCs w:val="16"/>
                                <w:lang w:eastAsia="zh-CN"/>
                              </w:rPr>
                            </w:pPr>
                            <w:r>
                              <w:rPr>
                                <w:rFonts w:hint="eastAsia"/>
                                <w:sz w:val="16"/>
                                <w:szCs w:val="16"/>
                                <w:lang w:eastAsia="zh-CN"/>
                              </w:rPr>
                              <w:t>k(k-1)</w:t>
                            </w:r>
                          </w:p>
                        </w:tc>
                        <w:tc>
                          <w:tcPr>
                            <w:tcW w:w="709" w:type="dxa"/>
                          </w:tcPr>
                          <w:p w14:paraId="69B6F229" w14:textId="48E1C7A1" w:rsidR="00A1203C" w:rsidRPr="00A1203C" w:rsidRDefault="00A82A3D" w:rsidP="00A82A3D">
                            <w:pPr>
                              <w:jc w:val="center"/>
                              <w:rPr>
                                <w:sz w:val="16"/>
                                <w:szCs w:val="16"/>
                                <w:lang w:eastAsia="zh-CN"/>
                              </w:rPr>
                            </w:pPr>
                            <w:r>
                              <w:rPr>
                                <w:rFonts w:hint="eastAsia"/>
                                <w:sz w:val="16"/>
                                <w:szCs w:val="16"/>
                                <w:lang w:eastAsia="zh-CN"/>
                              </w:rPr>
                              <w:t>(k-1)k</w:t>
                            </w:r>
                          </w:p>
                        </w:tc>
                        <w:tc>
                          <w:tcPr>
                            <w:tcW w:w="708" w:type="dxa"/>
                          </w:tcPr>
                          <w:p w14:paraId="1BCF1B89" w14:textId="18B43838" w:rsidR="00A1203C" w:rsidRPr="00A1203C" w:rsidRDefault="00A82A3D" w:rsidP="00A82A3D">
                            <w:pPr>
                              <w:jc w:val="center"/>
                              <w:rPr>
                                <w:sz w:val="16"/>
                                <w:szCs w:val="16"/>
                                <w:lang w:eastAsia="zh-CN"/>
                              </w:rPr>
                            </w:pPr>
                            <w:r>
                              <w:rPr>
                                <w:rFonts w:hint="eastAsia"/>
                                <w:sz w:val="16"/>
                                <w:szCs w:val="16"/>
                                <w:lang w:eastAsia="zh-CN"/>
                              </w:rPr>
                              <w:t>k1</w:t>
                            </w:r>
                          </w:p>
                        </w:tc>
                        <w:tc>
                          <w:tcPr>
                            <w:tcW w:w="993" w:type="dxa"/>
                          </w:tcPr>
                          <w:p w14:paraId="7E00E96E" w14:textId="73F51261" w:rsidR="00A1203C" w:rsidRPr="00A1203C" w:rsidRDefault="00A1203C" w:rsidP="00A82A3D">
                            <w:pPr>
                              <w:jc w:val="center"/>
                              <w:rPr>
                                <w:sz w:val="16"/>
                                <w:szCs w:val="16"/>
                              </w:rPr>
                            </w:pPr>
                          </w:p>
                        </w:tc>
                      </w:tr>
                      <w:tr w:rsidR="00A82A3D" w14:paraId="784CF848" w14:textId="77777777" w:rsidTr="00A82A3D">
                        <w:trPr>
                          <w:trHeight w:val="145"/>
                        </w:trPr>
                        <w:tc>
                          <w:tcPr>
                            <w:tcW w:w="851" w:type="dxa"/>
                          </w:tcPr>
                          <w:p w14:paraId="3AD6B66A" w14:textId="4B8567BB" w:rsidR="00A82A3D" w:rsidRDefault="004F37BE" w:rsidP="00A82A3D">
                            <w:pPr>
                              <w:jc w:val="center"/>
                              <w:rPr>
                                <w:rStyle w:val="keyword"/>
                                <w:color w:val="000000" w:themeColor="text1"/>
                                <w:sz w:val="18"/>
                                <w:szCs w:val="18"/>
                                <w:lang w:eastAsia="zh-CN"/>
                              </w:rPr>
                            </w:pPr>
                            <w:r>
                              <w:rPr>
                                <w:rStyle w:val="keyword"/>
                                <w:color w:val="000000" w:themeColor="text1"/>
                                <w:sz w:val="18"/>
                                <w:szCs w:val="18"/>
                                <w:lang w:eastAsia="zh-CN"/>
                              </w:rPr>
                              <w:t>…</w:t>
                            </w:r>
                          </w:p>
                        </w:tc>
                        <w:tc>
                          <w:tcPr>
                            <w:tcW w:w="709" w:type="dxa"/>
                          </w:tcPr>
                          <w:p w14:paraId="5A20D9D2" w14:textId="14250539" w:rsidR="00A82A3D" w:rsidRPr="00A1203C" w:rsidRDefault="004F37BE" w:rsidP="00A82A3D">
                            <w:pPr>
                              <w:jc w:val="center"/>
                              <w:rPr>
                                <w:sz w:val="16"/>
                                <w:szCs w:val="16"/>
                                <w:lang w:eastAsia="zh-CN"/>
                              </w:rPr>
                            </w:pPr>
                            <w:r>
                              <w:rPr>
                                <w:sz w:val="16"/>
                                <w:szCs w:val="16"/>
                                <w:lang w:eastAsia="zh-CN"/>
                              </w:rPr>
                              <w:t>…</w:t>
                            </w:r>
                          </w:p>
                        </w:tc>
                        <w:tc>
                          <w:tcPr>
                            <w:tcW w:w="708" w:type="dxa"/>
                          </w:tcPr>
                          <w:p w14:paraId="39513AE9" w14:textId="4EE4672E" w:rsidR="00A82A3D" w:rsidRPr="00A1203C" w:rsidRDefault="004F37BE" w:rsidP="00A82A3D">
                            <w:pPr>
                              <w:jc w:val="center"/>
                              <w:rPr>
                                <w:sz w:val="16"/>
                                <w:szCs w:val="16"/>
                                <w:lang w:eastAsia="zh-CN"/>
                              </w:rPr>
                            </w:pPr>
                            <w:r>
                              <w:rPr>
                                <w:sz w:val="16"/>
                                <w:szCs w:val="16"/>
                                <w:lang w:eastAsia="zh-CN"/>
                              </w:rPr>
                              <w:t>…</w:t>
                            </w:r>
                          </w:p>
                        </w:tc>
                        <w:tc>
                          <w:tcPr>
                            <w:tcW w:w="709" w:type="dxa"/>
                          </w:tcPr>
                          <w:p w14:paraId="7C4DCC84" w14:textId="134132E8" w:rsidR="00A82A3D" w:rsidRPr="00A1203C" w:rsidRDefault="004F37BE" w:rsidP="00A82A3D">
                            <w:pPr>
                              <w:jc w:val="center"/>
                              <w:rPr>
                                <w:sz w:val="16"/>
                                <w:szCs w:val="16"/>
                                <w:lang w:eastAsia="zh-CN"/>
                              </w:rPr>
                            </w:pPr>
                            <w:r>
                              <w:rPr>
                                <w:sz w:val="16"/>
                                <w:szCs w:val="16"/>
                                <w:lang w:eastAsia="zh-CN"/>
                              </w:rPr>
                              <w:t>…</w:t>
                            </w:r>
                          </w:p>
                        </w:tc>
                        <w:tc>
                          <w:tcPr>
                            <w:tcW w:w="709" w:type="dxa"/>
                          </w:tcPr>
                          <w:p w14:paraId="4FABD5EB" w14:textId="0BDEBDB7" w:rsidR="00A82A3D" w:rsidRPr="00A1203C" w:rsidRDefault="004F37BE" w:rsidP="00A82A3D">
                            <w:pPr>
                              <w:jc w:val="center"/>
                              <w:rPr>
                                <w:sz w:val="16"/>
                                <w:szCs w:val="16"/>
                                <w:lang w:eastAsia="zh-CN"/>
                              </w:rPr>
                            </w:pPr>
                            <w:r>
                              <w:rPr>
                                <w:sz w:val="16"/>
                                <w:szCs w:val="16"/>
                                <w:lang w:eastAsia="zh-CN"/>
                              </w:rPr>
                              <w:t>…</w:t>
                            </w:r>
                          </w:p>
                        </w:tc>
                        <w:tc>
                          <w:tcPr>
                            <w:tcW w:w="709" w:type="dxa"/>
                          </w:tcPr>
                          <w:p w14:paraId="0E3A7CDA" w14:textId="787AE4C4" w:rsidR="00A82A3D" w:rsidRPr="00A1203C" w:rsidRDefault="004F37BE" w:rsidP="00A82A3D">
                            <w:pPr>
                              <w:jc w:val="center"/>
                              <w:rPr>
                                <w:sz w:val="16"/>
                                <w:szCs w:val="16"/>
                                <w:lang w:eastAsia="zh-CN"/>
                              </w:rPr>
                            </w:pPr>
                            <w:r>
                              <w:rPr>
                                <w:sz w:val="16"/>
                                <w:szCs w:val="16"/>
                                <w:lang w:eastAsia="zh-CN"/>
                              </w:rPr>
                              <w:t>…</w:t>
                            </w:r>
                          </w:p>
                        </w:tc>
                        <w:tc>
                          <w:tcPr>
                            <w:tcW w:w="708" w:type="dxa"/>
                          </w:tcPr>
                          <w:p w14:paraId="74D480EC" w14:textId="5DCEBCE2" w:rsidR="00A82A3D" w:rsidRPr="00A1203C" w:rsidRDefault="004F37BE" w:rsidP="00A82A3D">
                            <w:pPr>
                              <w:jc w:val="center"/>
                              <w:rPr>
                                <w:sz w:val="16"/>
                                <w:szCs w:val="16"/>
                                <w:lang w:eastAsia="zh-CN"/>
                              </w:rPr>
                            </w:pPr>
                            <w:r>
                              <w:rPr>
                                <w:sz w:val="16"/>
                                <w:szCs w:val="16"/>
                                <w:lang w:eastAsia="zh-CN"/>
                              </w:rPr>
                              <w:t>…</w:t>
                            </w:r>
                          </w:p>
                        </w:tc>
                        <w:tc>
                          <w:tcPr>
                            <w:tcW w:w="709" w:type="dxa"/>
                          </w:tcPr>
                          <w:p w14:paraId="1762D3C0" w14:textId="5ECB6F22" w:rsidR="00A82A3D" w:rsidRPr="00A1203C" w:rsidRDefault="004F37BE" w:rsidP="00A82A3D">
                            <w:pPr>
                              <w:jc w:val="center"/>
                              <w:rPr>
                                <w:sz w:val="16"/>
                                <w:szCs w:val="16"/>
                                <w:lang w:eastAsia="zh-CN"/>
                              </w:rPr>
                            </w:pPr>
                            <w:r>
                              <w:rPr>
                                <w:sz w:val="16"/>
                                <w:szCs w:val="16"/>
                                <w:lang w:eastAsia="zh-CN"/>
                              </w:rPr>
                              <w:t>…</w:t>
                            </w:r>
                          </w:p>
                        </w:tc>
                        <w:tc>
                          <w:tcPr>
                            <w:tcW w:w="709" w:type="dxa"/>
                          </w:tcPr>
                          <w:p w14:paraId="45622386" w14:textId="5D572B6B" w:rsidR="00A82A3D" w:rsidRPr="00A1203C" w:rsidRDefault="004F37BE" w:rsidP="00A82A3D">
                            <w:pPr>
                              <w:jc w:val="center"/>
                              <w:rPr>
                                <w:sz w:val="16"/>
                                <w:szCs w:val="16"/>
                                <w:lang w:eastAsia="zh-CN"/>
                              </w:rPr>
                            </w:pPr>
                            <w:r>
                              <w:rPr>
                                <w:sz w:val="16"/>
                                <w:szCs w:val="16"/>
                                <w:lang w:eastAsia="zh-CN"/>
                              </w:rPr>
                              <w:t>…</w:t>
                            </w:r>
                          </w:p>
                        </w:tc>
                        <w:tc>
                          <w:tcPr>
                            <w:tcW w:w="709" w:type="dxa"/>
                          </w:tcPr>
                          <w:p w14:paraId="60F99D0D" w14:textId="71E1D57D" w:rsidR="00A82A3D" w:rsidRPr="00A1203C" w:rsidRDefault="004F37BE" w:rsidP="00A82A3D">
                            <w:pPr>
                              <w:jc w:val="center"/>
                              <w:rPr>
                                <w:sz w:val="16"/>
                                <w:szCs w:val="16"/>
                                <w:lang w:eastAsia="zh-CN"/>
                              </w:rPr>
                            </w:pPr>
                            <w:r>
                              <w:rPr>
                                <w:sz w:val="16"/>
                                <w:szCs w:val="16"/>
                                <w:lang w:eastAsia="zh-CN"/>
                              </w:rPr>
                              <w:t>…</w:t>
                            </w:r>
                          </w:p>
                        </w:tc>
                        <w:tc>
                          <w:tcPr>
                            <w:tcW w:w="708" w:type="dxa"/>
                          </w:tcPr>
                          <w:p w14:paraId="630ADF9A" w14:textId="25EBD667" w:rsidR="00A82A3D" w:rsidRPr="00A1203C" w:rsidRDefault="004F37BE" w:rsidP="00A82A3D">
                            <w:pPr>
                              <w:jc w:val="center"/>
                              <w:rPr>
                                <w:sz w:val="16"/>
                                <w:szCs w:val="16"/>
                                <w:lang w:eastAsia="zh-CN"/>
                              </w:rPr>
                            </w:pPr>
                            <w:r>
                              <w:rPr>
                                <w:sz w:val="16"/>
                                <w:szCs w:val="16"/>
                                <w:lang w:eastAsia="zh-CN"/>
                              </w:rPr>
                              <w:t>…</w:t>
                            </w:r>
                          </w:p>
                        </w:tc>
                        <w:tc>
                          <w:tcPr>
                            <w:tcW w:w="993" w:type="dxa"/>
                          </w:tcPr>
                          <w:p w14:paraId="3330F5A8" w14:textId="77777777" w:rsidR="00A82A3D" w:rsidRPr="00A1203C" w:rsidRDefault="00A82A3D" w:rsidP="00A82A3D">
                            <w:pPr>
                              <w:jc w:val="center"/>
                              <w:rPr>
                                <w:sz w:val="16"/>
                                <w:szCs w:val="16"/>
                              </w:rPr>
                            </w:pPr>
                          </w:p>
                        </w:tc>
                      </w:tr>
                      <w:tr w:rsidR="00A82A3D" w14:paraId="080AAE68" w14:textId="0E38B30C" w:rsidTr="00A82A3D">
                        <w:trPr>
                          <w:trHeight w:val="145"/>
                        </w:trPr>
                        <w:tc>
                          <w:tcPr>
                            <w:tcW w:w="851" w:type="dxa"/>
                          </w:tcPr>
                          <w:p w14:paraId="2841A0D4" w14:textId="05677B22" w:rsidR="00A1203C" w:rsidRPr="001E2603" w:rsidRDefault="00A1203C" w:rsidP="00A82A3D">
                            <w:pPr>
                              <w:jc w:val="center"/>
                              <w:rPr>
                                <w:rStyle w:val="keyword"/>
                                <w:color w:val="000000" w:themeColor="text1"/>
                                <w:sz w:val="18"/>
                                <w:szCs w:val="18"/>
                                <w:lang w:eastAsia="zh-CN"/>
                              </w:rPr>
                            </w:pPr>
                            <w:r>
                              <w:rPr>
                                <w:rStyle w:val="keyword"/>
                                <w:rFonts w:hint="eastAsia"/>
                                <w:color w:val="000000" w:themeColor="text1"/>
                                <w:sz w:val="18"/>
                                <w:szCs w:val="18"/>
                                <w:lang w:eastAsia="zh-CN"/>
                              </w:rPr>
                              <w:t>n</w:t>
                            </w:r>
                            <w:r w:rsidR="004F37BE">
                              <w:rPr>
                                <w:rStyle w:val="keyword"/>
                                <w:rFonts w:hint="eastAsia"/>
                                <w:color w:val="000000" w:themeColor="text1"/>
                                <w:sz w:val="18"/>
                                <w:szCs w:val="18"/>
                                <w:lang w:eastAsia="zh-CN"/>
                              </w:rPr>
                              <w:t>-1</w:t>
                            </w:r>
                          </w:p>
                        </w:tc>
                        <w:tc>
                          <w:tcPr>
                            <w:tcW w:w="709" w:type="dxa"/>
                          </w:tcPr>
                          <w:p w14:paraId="5974700F" w14:textId="27F87632" w:rsidR="00A1203C" w:rsidRPr="00A1203C" w:rsidRDefault="00A82A3D" w:rsidP="00A82A3D">
                            <w:pPr>
                              <w:jc w:val="center"/>
                              <w:rPr>
                                <w:sz w:val="16"/>
                                <w:szCs w:val="16"/>
                                <w:lang w:eastAsia="zh-CN"/>
                              </w:rPr>
                            </w:pPr>
                            <w:r>
                              <w:rPr>
                                <w:rFonts w:hint="eastAsia"/>
                                <w:sz w:val="16"/>
                                <w:szCs w:val="16"/>
                                <w:lang w:eastAsia="zh-CN"/>
                              </w:rPr>
                              <w:t>1n</w:t>
                            </w:r>
                          </w:p>
                        </w:tc>
                        <w:tc>
                          <w:tcPr>
                            <w:tcW w:w="708" w:type="dxa"/>
                          </w:tcPr>
                          <w:p w14:paraId="44432063" w14:textId="01DB1A82" w:rsidR="00A1203C" w:rsidRPr="00A1203C" w:rsidRDefault="00A82A3D" w:rsidP="00A82A3D">
                            <w:pPr>
                              <w:jc w:val="center"/>
                              <w:rPr>
                                <w:sz w:val="16"/>
                                <w:szCs w:val="16"/>
                                <w:lang w:eastAsia="zh-CN"/>
                              </w:rPr>
                            </w:pPr>
                            <w:r>
                              <w:rPr>
                                <w:rFonts w:hint="eastAsia"/>
                                <w:sz w:val="16"/>
                                <w:szCs w:val="16"/>
                                <w:lang w:eastAsia="zh-CN"/>
                              </w:rPr>
                              <w:t>n2</w:t>
                            </w:r>
                          </w:p>
                        </w:tc>
                        <w:tc>
                          <w:tcPr>
                            <w:tcW w:w="709" w:type="dxa"/>
                          </w:tcPr>
                          <w:p w14:paraId="5A8E8AD1" w14:textId="4D94A57F" w:rsidR="00A1203C" w:rsidRPr="00A1203C" w:rsidRDefault="00A82A3D" w:rsidP="00A82A3D">
                            <w:pPr>
                              <w:jc w:val="center"/>
                              <w:rPr>
                                <w:sz w:val="16"/>
                                <w:szCs w:val="16"/>
                                <w:lang w:eastAsia="zh-CN"/>
                              </w:rPr>
                            </w:pPr>
                            <w:r>
                              <w:rPr>
                                <w:rFonts w:hint="eastAsia"/>
                                <w:sz w:val="16"/>
                                <w:szCs w:val="16"/>
                                <w:lang w:eastAsia="zh-CN"/>
                              </w:rPr>
                              <w:t>2n</w:t>
                            </w:r>
                          </w:p>
                        </w:tc>
                        <w:tc>
                          <w:tcPr>
                            <w:tcW w:w="709" w:type="dxa"/>
                          </w:tcPr>
                          <w:p w14:paraId="661EF7FB" w14:textId="5A9DE2C9" w:rsidR="00A1203C" w:rsidRPr="00A1203C" w:rsidRDefault="00A82A3D" w:rsidP="00A82A3D">
                            <w:pPr>
                              <w:jc w:val="center"/>
                              <w:rPr>
                                <w:sz w:val="16"/>
                                <w:szCs w:val="16"/>
                                <w:lang w:eastAsia="zh-CN"/>
                              </w:rPr>
                            </w:pPr>
                            <w:r>
                              <w:rPr>
                                <w:rFonts w:hint="eastAsia"/>
                                <w:sz w:val="16"/>
                                <w:szCs w:val="16"/>
                                <w:lang w:eastAsia="zh-CN"/>
                              </w:rPr>
                              <w:t>n3</w:t>
                            </w:r>
                          </w:p>
                        </w:tc>
                        <w:tc>
                          <w:tcPr>
                            <w:tcW w:w="709" w:type="dxa"/>
                          </w:tcPr>
                          <w:p w14:paraId="15D2DCCA" w14:textId="76122E34" w:rsidR="00A1203C" w:rsidRPr="00A1203C" w:rsidRDefault="00A82A3D" w:rsidP="00A82A3D">
                            <w:pPr>
                              <w:jc w:val="center"/>
                              <w:rPr>
                                <w:sz w:val="16"/>
                                <w:szCs w:val="16"/>
                                <w:lang w:eastAsia="zh-CN"/>
                              </w:rPr>
                            </w:pPr>
                            <w:r>
                              <w:rPr>
                                <w:rFonts w:hint="eastAsia"/>
                                <w:sz w:val="16"/>
                                <w:szCs w:val="16"/>
                                <w:lang w:eastAsia="zh-CN"/>
                              </w:rPr>
                              <w:t>3n</w:t>
                            </w:r>
                          </w:p>
                        </w:tc>
                        <w:tc>
                          <w:tcPr>
                            <w:tcW w:w="708" w:type="dxa"/>
                          </w:tcPr>
                          <w:p w14:paraId="599A7E13" w14:textId="32838464" w:rsidR="00A1203C" w:rsidRPr="00A1203C" w:rsidRDefault="00A82A3D" w:rsidP="00A82A3D">
                            <w:pPr>
                              <w:jc w:val="center"/>
                              <w:rPr>
                                <w:sz w:val="16"/>
                                <w:szCs w:val="16"/>
                                <w:lang w:eastAsia="zh-CN"/>
                              </w:rPr>
                            </w:pPr>
                            <w:r>
                              <w:rPr>
                                <w:rFonts w:hint="eastAsia"/>
                                <w:sz w:val="16"/>
                                <w:szCs w:val="16"/>
                                <w:lang w:eastAsia="zh-CN"/>
                              </w:rPr>
                              <w:t>n4</w:t>
                            </w:r>
                          </w:p>
                        </w:tc>
                        <w:tc>
                          <w:tcPr>
                            <w:tcW w:w="709" w:type="dxa"/>
                          </w:tcPr>
                          <w:p w14:paraId="6D9A687A" w14:textId="15C5B409" w:rsidR="00A1203C" w:rsidRPr="00A1203C" w:rsidRDefault="00A82A3D" w:rsidP="00A82A3D">
                            <w:pPr>
                              <w:jc w:val="center"/>
                              <w:rPr>
                                <w:sz w:val="16"/>
                                <w:szCs w:val="16"/>
                                <w:lang w:eastAsia="zh-CN"/>
                              </w:rPr>
                            </w:pPr>
                            <w:r>
                              <w:rPr>
                                <w:sz w:val="16"/>
                                <w:szCs w:val="16"/>
                                <w:lang w:eastAsia="zh-CN"/>
                              </w:rPr>
                              <w:t>…</w:t>
                            </w:r>
                          </w:p>
                        </w:tc>
                        <w:tc>
                          <w:tcPr>
                            <w:tcW w:w="709" w:type="dxa"/>
                          </w:tcPr>
                          <w:p w14:paraId="26EDDD1A" w14:textId="1379C30D" w:rsidR="00A1203C" w:rsidRPr="00A1203C" w:rsidRDefault="004F37BE" w:rsidP="00A82A3D">
                            <w:pPr>
                              <w:jc w:val="center"/>
                              <w:rPr>
                                <w:sz w:val="16"/>
                                <w:szCs w:val="16"/>
                                <w:lang w:eastAsia="zh-CN"/>
                              </w:rPr>
                            </w:pPr>
                            <w:r>
                              <w:rPr>
                                <w:sz w:val="16"/>
                                <w:szCs w:val="16"/>
                                <w:lang w:eastAsia="zh-CN"/>
                              </w:rPr>
                              <w:t>…</w:t>
                            </w:r>
                          </w:p>
                        </w:tc>
                        <w:tc>
                          <w:tcPr>
                            <w:tcW w:w="709" w:type="dxa"/>
                          </w:tcPr>
                          <w:p w14:paraId="63841549" w14:textId="5C986F78" w:rsidR="00A1203C" w:rsidRPr="00A1203C" w:rsidRDefault="00A82A3D" w:rsidP="00A82A3D">
                            <w:pPr>
                              <w:jc w:val="center"/>
                              <w:rPr>
                                <w:sz w:val="16"/>
                                <w:szCs w:val="16"/>
                                <w:lang w:eastAsia="zh-CN"/>
                              </w:rPr>
                            </w:pPr>
                            <w:r>
                              <w:rPr>
                                <w:rFonts w:hint="eastAsia"/>
                                <w:sz w:val="16"/>
                                <w:szCs w:val="16"/>
                                <w:lang w:eastAsia="zh-CN"/>
                              </w:rPr>
                              <w:t>n(n-1)</w:t>
                            </w:r>
                          </w:p>
                        </w:tc>
                        <w:tc>
                          <w:tcPr>
                            <w:tcW w:w="708" w:type="dxa"/>
                          </w:tcPr>
                          <w:p w14:paraId="48CBC9A9" w14:textId="5EF94341" w:rsidR="00A1203C" w:rsidRPr="00A1203C" w:rsidRDefault="00A82A3D" w:rsidP="00A82A3D">
                            <w:pPr>
                              <w:jc w:val="center"/>
                              <w:rPr>
                                <w:sz w:val="16"/>
                                <w:szCs w:val="16"/>
                                <w:lang w:eastAsia="zh-CN"/>
                              </w:rPr>
                            </w:pPr>
                            <w:r>
                              <w:rPr>
                                <w:rFonts w:hint="eastAsia"/>
                                <w:sz w:val="16"/>
                                <w:szCs w:val="16"/>
                                <w:lang w:eastAsia="zh-CN"/>
                              </w:rPr>
                              <w:t>(n-1)n</w:t>
                            </w:r>
                          </w:p>
                        </w:tc>
                        <w:tc>
                          <w:tcPr>
                            <w:tcW w:w="993" w:type="dxa"/>
                          </w:tcPr>
                          <w:p w14:paraId="458E69C8" w14:textId="1B960DB3" w:rsidR="00A1203C" w:rsidRPr="00A1203C" w:rsidRDefault="00A82A3D" w:rsidP="00A82A3D">
                            <w:pPr>
                              <w:jc w:val="center"/>
                              <w:rPr>
                                <w:sz w:val="16"/>
                                <w:szCs w:val="16"/>
                                <w:lang w:eastAsia="zh-CN"/>
                              </w:rPr>
                            </w:pPr>
                            <w:r>
                              <w:rPr>
                                <w:rFonts w:hint="eastAsia"/>
                                <w:sz w:val="16"/>
                                <w:szCs w:val="16"/>
                                <w:lang w:eastAsia="zh-CN"/>
                              </w:rPr>
                              <w:t>n1</w:t>
                            </w:r>
                          </w:p>
                        </w:tc>
                      </w:tr>
                    </w:tbl>
                    <w:p w14:paraId="1CD18A59" w14:textId="77777777" w:rsidR="001E2603" w:rsidRDefault="001E2603" w:rsidP="00A82A3D">
                      <w:pPr>
                        <w:pStyle w:val="a4"/>
                        <w:jc w:val="center"/>
                      </w:pPr>
                    </w:p>
                    <w:p w14:paraId="2DB54582" w14:textId="77777777" w:rsidR="001E2603" w:rsidRDefault="001E2603" w:rsidP="00A82A3D">
                      <w:pPr>
                        <w:jc w:val="center"/>
                      </w:pPr>
                    </w:p>
                  </w:txbxContent>
                </v:textbox>
                <w10:wrap type="square" anchorx="margin" anchory="margin"/>
              </v:shape>
            </w:pict>
          </mc:Fallback>
        </mc:AlternateContent>
      </w:r>
      <w:r w:rsidR="00BB556D" w:rsidRPr="00637C73">
        <w:rPr>
          <w:rStyle w:val="keyword"/>
          <w:rFonts w:eastAsiaTheme="minorEastAsia" w:hint="eastAsia"/>
          <w:color w:val="000000" w:themeColor="text1"/>
        </w:rPr>
        <w:t xml:space="preserve">As shown in </w:t>
      </w:r>
      <w:r w:rsidR="00BB556D" w:rsidRPr="00F77EEF">
        <w:rPr>
          <w:rFonts w:hint="eastAsia"/>
        </w:rPr>
        <w:t>Fig.</w:t>
      </w:r>
      <w:r w:rsidR="00BB556D">
        <w:rPr>
          <w:rFonts w:hint="eastAsia"/>
          <w:lang w:eastAsia="zh-CN"/>
        </w:rPr>
        <w:t xml:space="preserve"> </w:t>
      </w:r>
      <w:r w:rsidR="00BB556D" w:rsidRPr="00F77EEF">
        <w:rPr>
          <w:rFonts w:hint="eastAsia"/>
        </w:rPr>
        <w:t>1</w:t>
      </w:r>
      <w:del w:id="33" w:author="lenovo" w:date="2016-12-26T16:50:00Z">
        <w:r w:rsidR="00BB556D" w:rsidDel="00A55230">
          <w:rPr>
            <w:rFonts w:hint="eastAsia"/>
            <w:lang w:eastAsia="zh-CN"/>
          </w:rPr>
          <w:delText>.</w:delText>
        </w:r>
      </w:del>
      <w:r w:rsidR="00BB556D">
        <w:rPr>
          <w:rFonts w:hint="eastAsia"/>
          <w:lang w:eastAsia="zh-CN"/>
        </w:rPr>
        <w:t>,</w:t>
      </w:r>
      <w:r w:rsidR="00BB556D" w:rsidRPr="00637C73">
        <w:rPr>
          <w:rStyle w:val="keyword"/>
          <w:rFonts w:eastAsiaTheme="minorEastAsia" w:hint="eastAsia"/>
          <w:color w:val="000000" w:themeColor="text1"/>
        </w:rPr>
        <w:t xml:space="preserve"> 3 readout channels have </w:t>
      </w:r>
      <m:oMath>
        <m:sSubSup>
          <m:sSubSupPr>
            <m:ctrlPr>
              <w:rPr>
                <w:rStyle w:val="keyword"/>
                <w:rFonts w:ascii="Cambria Math" w:eastAsiaTheme="minorEastAsia" w:hAnsi="Cambria Math"/>
              </w:rPr>
            </m:ctrlPr>
          </m:sSubSupPr>
          <m:e>
            <m:r>
              <w:rPr>
                <w:rStyle w:val="keyword"/>
                <w:rFonts w:ascii="Cambria Math" w:eastAsiaTheme="minorEastAsia" w:hAnsi="Cambria Math"/>
              </w:rPr>
              <m:t>P</m:t>
            </m:r>
          </m:e>
          <m:sub>
            <m:r>
              <w:rPr>
                <w:rStyle w:val="keyword"/>
                <w:rFonts w:ascii="Cambria Math" w:eastAsiaTheme="minorEastAsia" w:hAnsi="Cambria Math"/>
              </w:rPr>
              <m:t>3</m:t>
            </m:r>
          </m:sub>
          <m:sup>
            <m:r>
              <w:rPr>
                <w:rStyle w:val="keyword"/>
                <w:rFonts w:ascii="Cambria Math" w:eastAsiaTheme="minorEastAsia" w:hAnsi="Cambria Math"/>
              </w:rPr>
              <m:t>2</m:t>
            </m:r>
          </m:sup>
        </m:sSubSup>
      </m:oMath>
      <w:r w:rsidR="00BB556D" w:rsidRPr="00637C73">
        <w:rPr>
          <w:rStyle w:val="keyword"/>
          <w:rFonts w:eastAsiaTheme="minorEastAsia" w:hint="eastAsia"/>
        </w:rPr>
        <w:t xml:space="preserve"> </w:t>
      </w:r>
      <w:r w:rsidR="00BB556D" w:rsidRPr="00637C73">
        <w:rPr>
          <w:color w:val="000000" w:themeColor="text1"/>
        </w:rPr>
        <w:t>ordered</w:t>
      </w:r>
      <w:r w:rsidR="00BB556D" w:rsidRPr="00637C73">
        <w:rPr>
          <w:rStyle w:val="keyword"/>
          <w:rFonts w:eastAsiaTheme="minorEastAsia"/>
        </w:rPr>
        <w:t xml:space="preserve"> doublet</w:t>
      </w:r>
      <w:r w:rsidR="00BB556D" w:rsidRPr="00637C73">
        <w:rPr>
          <w:rStyle w:val="keyword"/>
          <w:rFonts w:eastAsiaTheme="minorEastAsia" w:hint="eastAsia"/>
        </w:rPr>
        <w:t xml:space="preserve"> </w:t>
      </w:r>
      <w:r w:rsidR="00BB556D" w:rsidRPr="00637C73">
        <w:rPr>
          <w:rStyle w:val="keyword"/>
          <w:rFonts w:eastAsia="Times New Roman"/>
        </w:rPr>
        <w:t>combination</w:t>
      </w:r>
      <w:r w:rsidR="00BB556D" w:rsidRPr="00637C73">
        <w:rPr>
          <w:rStyle w:val="keyword"/>
          <w:rFonts w:eastAsiaTheme="minorEastAsia" w:hint="eastAsia"/>
        </w:rPr>
        <w:t xml:space="preserve">s{12,23,31,13,32,21}which corresponds to 6 anode strips. </w:t>
      </w:r>
      <w:r w:rsidR="00BB556D" w:rsidRPr="00637C73">
        <w:rPr>
          <w:rStyle w:val="keyword"/>
          <w:rFonts w:eastAsiaTheme="minorEastAsia" w:hint="eastAsia"/>
          <w:color w:val="000000" w:themeColor="text1"/>
        </w:rPr>
        <w:t xml:space="preserve">The </w:t>
      </w:r>
      <w:r w:rsidR="00BB556D" w:rsidRPr="00637C73">
        <w:rPr>
          <w:rFonts w:hint="eastAsia"/>
          <w:color w:val="000000" w:themeColor="text1"/>
        </w:rPr>
        <w:t xml:space="preserve">technique requires that any </w:t>
      </w:r>
      <w:r w:rsidR="00BB556D" w:rsidRPr="00637C73">
        <w:rPr>
          <w:color w:val="000000" w:themeColor="text1"/>
        </w:rPr>
        <w:t>ordered</w:t>
      </w:r>
      <w:r w:rsidR="00BB556D" w:rsidRPr="00637C73">
        <w:rPr>
          <w:rFonts w:hint="eastAsia"/>
          <w:color w:val="000000" w:themeColor="text1"/>
        </w:rPr>
        <w:t xml:space="preserve"> doublet </w:t>
      </w:r>
      <w:r w:rsidR="00BB556D" w:rsidRPr="00637C73">
        <w:rPr>
          <w:color w:val="000000" w:themeColor="text1"/>
        </w:rPr>
        <w:t>combination</w:t>
      </w:r>
      <w:r w:rsidR="00BB556D" w:rsidRPr="00637C73">
        <w:rPr>
          <w:rFonts w:hint="eastAsia"/>
          <w:color w:val="000000" w:themeColor="text1"/>
        </w:rPr>
        <w:t xml:space="preserve"> of channels appeared exactly once, and formed </w:t>
      </w:r>
      <w:r w:rsidR="00BB556D" w:rsidRPr="00637C73">
        <w:rPr>
          <w:rStyle w:val="keyword"/>
          <w:rFonts w:eastAsia="Times New Roman"/>
        </w:rPr>
        <w:t>head</w:t>
      </w:r>
      <w:r w:rsidR="00BB556D" w:rsidRPr="00637C73">
        <w:rPr>
          <w:rStyle w:val="keyword"/>
          <w:rFonts w:eastAsiaTheme="minorEastAsia" w:hint="eastAsia"/>
        </w:rPr>
        <w:t xml:space="preserve"> to </w:t>
      </w:r>
      <w:r w:rsidR="00BB556D" w:rsidRPr="00637C73">
        <w:rPr>
          <w:rStyle w:val="keyword"/>
          <w:rFonts w:eastAsia="Times New Roman"/>
        </w:rPr>
        <w:t>tail</w:t>
      </w:r>
      <w:r w:rsidR="00BB556D" w:rsidRPr="00637C73">
        <w:rPr>
          <w:rStyle w:val="keyword"/>
          <w:rFonts w:eastAsiaTheme="minorEastAsia" w:hint="eastAsia"/>
        </w:rPr>
        <w:t xml:space="preserve"> as </w:t>
      </w:r>
      <w:r w:rsidR="00BB556D">
        <w:rPr>
          <w:rStyle w:val="keyword"/>
          <w:rFonts w:eastAsiaTheme="minorEastAsia" w:hint="eastAsia"/>
        </w:rPr>
        <w:t>an</w:t>
      </w:r>
      <w:r w:rsidR="00BB556D" w:rsidRPr="00637C73">
        <w:rPr>
          <w:rStyle w:val="keyword"/>
          <w:rFonts w:eastAsiaTheme="minorEastAsia" w:hint="eastAsia"/>
        </w:rPr>
        <w:t xml:space="preserve"> encoding list. </w:t>
      </w:r>
      <w:r w:rsidR="00BB556D" w:rsidRPr="00637C73">
        <w:rPr>
          <w:rFonts w:eastAsiaTheme="minorEastAsia"/>
          <w:noProof/>
          <w:color w:val="000000" w:themeColor="text1"/>
          <w:lang w:eastAsia="zh-CN"/>
        </w:rPr>
        <mc:AlternateContent>
          <mc:Choice Requires="wps">
            <w:drawing>
              <wp:anchor distT="0" distB="0" distL="114300" distR="114300" simplePos="0" relativeHeight="251672576" behindDoc="0" locked="0" layoutInCell="1" allowOverlap="1" wp14:anchorId="1DFEC57A" wp14:editId="51EAA6DF">
                <wp:simplePos x="0" y="0"/>
                <wp:positionH relativeFrom="column">
                  <wp:posOffset>3512185</wp:posOffset>
                </wp:positionH>
                <wp:positionV relativeFrom="paragraph">
                  <wp:posOffset>10031730</wp:posOffset>
                </wp:positionV>
                <wp:extent cx="154940" cy="1245235"/>
                <wp:effectExtent l="7302" t="0" r="23813" b="23812"/>
                <wp:wrapNone/>
                <wp:docPr id="11" name="右大括号 11"/>
                <wp:cNvGraphicFramePr/>
                <a:graphic xmlns:a="http://schemas.openxmlformats.org/drawingml/2006/main">
                  <a:graphicData uri="http://schemas.microsoft.com/office/word/2010/wordprocessingShape">
                    <wps:wsp>
                      <wps:cNvSpPr/>
                      <wps:spPr>
                        <a:xfrm rot="16200000">
                          <a:off x="0" y="0"/>
                          <a:ext cx="154940" cy="1245235"/>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右大括号 11" o:spid="_x0000_s1026" type="#_x0000_t88" style="position:absolute;left:0;text-align:left;margin-left:276.55pt;margin-top:789.9pt;width:12.2pt;height:98.05pt;rotation:-90;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" adj="224" strokecolor="#4579b8 [3044]"/>
            </w:pict>
          </mc:Fallback>
        </mc:AlternateContent>
      </w:r>
      <w:r w:rsidR="00BB556D" w:rsidRPr="00637C73">
        <w:rPr>
          <w:rFonts w:eastAsiaTheme="minorEastAsia"/>
          <w:noProof/>
          <w:color w:val="000000" w:themeColor="text1"/>
          <w:lang w:eastAsia="zh-CN"/>
        </w:rPr>
        <mc:AlternateContent>
          <mc:Choice Requires="wps">
            <w:drawing>
              <wp:anchor distT="0" distB="0" distL="114300" distR="114300" simplePos="0" relativeHeight="251671552" behindDoc="0" locked="0" layoutInCell="1" allowOverlap="1" wp14:anchorId="321092C7" wp14:editId="40DBA6FF">
                <wp:simplePos x="0" y="0"/>
                <wp:positionH relativeFrom="column">
                  <wp:posOffset>3671570</wp:posOffset>
                </wp:positionH>
                <wp:positionV relativeFrom="paragraph">
                  <wp:posOffset>9803765</wp:posOffset>
                </wp:positionV>
                <wp:extent cx="154940" cy="1771650"/>
                <wp:effectExtent l="0" t="8255" r="27305" b="27305"/>
                <wp:wrapNone/>
                <wp:docPr id="40" name="右大括号 40"/>
                <wp:cNvGraphicFramePr/>
                <a:graphic xmlns:a="http://schemas.openxmlformats.org/drawingml/2006/main">
                  <a:graphicData uri="http://schemas.microsoft.com/office/word/2010/wordprocessingShape">
                    <wps:wsp>
                      <wps:cNvSpPr/>
                      <wps:spPr>
                        <a:xfrm rot="16200000">
                          <a:off x="0" y="0"/>
                          <a:ext cx="154940" cy="177165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右大括号 40" o:spid="_x0000_s1026" type="#_x0000_t88" style="position:absolute;left:0;text-align:left;margin-left:289.1pt;margin-top:771.95pt;width:12.2pt;height:139.5pt;rotation:-90;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" adj="157" strokecolor="#4579b8 [3044]"/>
            </w:pict>
          </mc:Fallback>
        </mc:AlternateContent>
      </w:r>
      <w:r w:rsidR="00BB556D" w:rsidRPr="00637C73">
        <w:rPr>
          <w:rStyle w:val="keyword"/>
          <w:rFonts w:eastAsiaTheme="minorEastAsia"/>
          <w:color w:val="000000" w:themeColor="text1"/>
        </w:rPr>
        <w:t>Generally</w:t>
      </w:r>
      <w:r w:rsidR="00BB556D" w:rsidRPr="00637C73">
        <w:rPr>
          <w:rStyle w:val="keyword"/>
          <w:rFonts w:eastAsiaTheme="minorEastAsia" w:hint="eastAsia"/>
          <w:color w:val="000000" w:themeColor="text1"/>
        </w:rPr>
        <w:t>, the principle described above is a g</w:t>
      </w:r>
      <w:r w:rsidR="00BB556D" w:rsidRPr="00637C73">
        <w:rPr>
          <w:rStyle w:val="keyword"/>
          <w:rFonts w:eastAsiaTheme="minorEastAsia"/>
          <w:color w:val="000000" w:themeColor="text1"/>
        </w:rPr>
        <w:t xml:space="preserve">raph theory problem </w:t>
      </w:r>
      <w:r w:rsidR="00BB556D" w:rsidRPr="00637C73">
        <w:rPr>
          <w:rStyle w:val="keyword"/>
          <w:rFonts w:eastAsiaTheme="minorEastAsia" w:hint="eastAsia"/>
          <w:color w:val="000000" w:themeColor="text1"/>
        </w:rPr>
        <w:t>that w</w:t>
      </w:r>
      <w:r w:rsidR="00BB556D" w:rsidRPr="00637C73">
        <w:rPr>
          <w:rStyle w:val="keyword"/>
          <w:rFonts w:eastAsiaTheme="minorEastAsia"/>
          <w:color w:val="000000" w:themeColor="text1"/>
        </w:rPr>
        <w:t>hether</w:t>
      </w:r>
      <w:r w:rsidR="00BB556D" w:rsidRPr="00637C73">
        <w:rPr>
          <w:rStyle w:val="keyword"/>
          <w:rFonts w:eastAsiaTheme="minorEastAsia" w:hint="eastAsia"/>
          <w:color w:val="000000" w:themeColor="text1"/>
        </w:rPr>
        <w:t xml:space="preserve"> there is an </w:t>
      </w:r>
      <w:r w:rsidR="00BB556D" w:rsidRPr="00637C73">
        <w:rPr>
          <w:rStyle w:val="keyword"/>
          <w:rFonts w:eastAsiaTheme="minorEastAsia"/>
        </w:rPr>
        <w:t xml:space="preserve">Eulerian </w:t>
      </w:r>
      <w:r w:rsidR="00BB556D" w:rsidRPr="00637C73">
        <w:rPr>
          <w:rStyle w:val="keyword"/>
          <w:rFonts w:eastAsiaTheme="minorEastAsia" w:hint="eastAsia"/>
        </w:rPr>
        <w:t>p</w:t>
      </w:r>
      <w:r w:rsidR="00BB556D" w:rsidRPr="00637C73">
        <w:rPr>
          <w:rStyle w:val="keyword"/>
          <w:rFonts w:eastAsiaTheme="minorEastAsia"/>
        </w:rPr>
        <w:t>ath</w:t>
      </w:r>
      <w:r w:rsidR="00BB556D" w:rsidRPr="00637C73">
        <w:rPr>
          <w:rStyle w:val="keyword"/>
          <w:rFonts w:eastAsiaTheme="minorEastAsia" w:hint="eastAsia"/>
          <w:color w:val="000000" w:themeColor="text1"/>
        </w:rPr>
        <w:t xml:space="preserve">, where the doublet </w:t>
      </w:r>
      <w:bookmarkStart w:id="34" w:name="OLE_LINK29"/>
      <w:bookmarkStart w:id="35" w:name="OLE_LINK30"/>
      <w:r w:rsidR="00BB556D" w:rsidRPr="00637C73">
        <w:rPr>
          <w:rStyle w:val="keyword"/>
          <w:rFonts w:eastAsiaTheme="minorEastAsia"/>
          <w:color w:val="000000" w:themeColor="text1"/>
        </w:rPr>
        <w:t>combination</w:t>
      </w:r>
      <w:bookmarkEnd w:id="34"/>
      <w:bookmarkEnd w:id="35"/>
      <w:r w:rsidR="00BB556D" w:rsidRPr="00637C73">
        <w:rPr>
          <w:rStyle w:val="keyword"/>
          <w:rFonts w:eastAsiaTheme="minorEastAsia" w:hint="eastAsia"/>
          <w:color w:val="000000" w:themeColor="text1"/>
        </w:rPr>
        <w:t xml:space="preserve">s </w:t>
      </w:r>
      <w:r w:rsidR="00BB556D" w:rsidRPr="00637C73">
        <w:rPr>
          <w:rStyle w:val="keyword"/>
          <w:rFonts w:eastAsiaTheme="minorEastAsia"/>
          <w:color w:val="000000" w:themeColor="text1"/>
        </w:rPr>
        <w:t>represent</w:t>
      </w:r>
      <w:r w:rsidR="00BB556D" w:rsidRPr="00637C73">
        <w:rPr>
          <w:rStyle w:val="keyword"/>
          <w:rFonts w:eastAsiaTheme="minorEastAsia" w:hint="eastAsia"/>
          <w:color w:val="000000" w:themeColor="text1"/>
        </w:rPr>
        <w:t xml:space="preserve"> the edges and the readout channels</w:t>
      </w:r>
      <w:r w:rsidR="00BB556D" w:rsidRPr="00637C73">
        <w:rPr>
          <w:rStyle w:val="keyword"/>
          <w:rFonts w:eastAsiaTheme="minorEastAsia"/>
          <w:color w:val="000000" w:themeColor="text1"/>
        </w:rPr>
        <w:t xml:space="preserve"> represent</w:t>
      </w:r>
      <w:r w:rsidR="00BB556D" w:rsidRPr="00637C73">
        <w:rPr>
          <w:rStyle w:val="keyword"/>
          <w:rFonts w:eastAsiaTheme="minorEastAsia" w:hint="eastAsia"/>
          <w:color w:val="000000" w:themeColor="text1"/>
        </w:rPr>
        <w:t xml:space="preserve"> the </w:t>
      </w:r>
      <w:r w:rsidR="00BB556D" w:rsidRPr="00637C73">
        <w:rPr>
          <w:rStyle w:val="keyword"/>
          <w:rFonts w:eastAsiaTheme="minorEastAsia"/>
          <w:color w:val="000000" w:themeColor="text1"/>
        </w:rPr>
        <w:t>vertices</w:t>
      </w:r>
      <w:r w:rsidR="00BB556D" w:rsidRPr="00637C73">
        <w:rPr>
          <w:rStyle w:val="keyword"/>
          <w:rFonts w:eastAsiaTheme="minorEastAsia" w:hint="eastAsia"/>
          <w:color w:val="000000" w:themeColor="text1"/>
        </w:rPr>
        <w:t>. Fig. 2</w:t>
      </w:r>
      <w:del w:id="36" w:author="lenovo" w:date="2016-12-26T16:51:00Z">
        <w:r w:rsidR="001E2603" w:rsidDel="00A55230">
          <w:rPr>
            <w:rStyle w:val="keyword"/>
            <w:rFonts w:hint="eastAsia"/>
            <w:color w:val="000000" w:themeColor="text1"/>
            <w:lang w:eastAsia="zh-CN"/>
          </w:rPr>
          <w:delText>.</w:delText>
        </w:r>
      </w:del>
      <w:r w:rsidR="001E2603">
        <w:rPr>
          <w:rStyle w:val="keyword"/>
          <w:rFonts w:hint="eastAsia"/>
          <w:color w:val="000000" w:themeColor="text1"/>
          <w:lang w:eastAsia="zh-CN"/>
        </w:rPr>
        <w:t xml:space="preserve"> </w:t>
      </w:r>
      <w:r w:rsidR="00BB556D" w:rsidRPr="00637C73">
        <w:rPr>
          <w:rStyle w:val="keyword"/>
          <w:rFonts w:eastAsiaTheme="minorEastAsia" w:hint="eastAsia"/>
          <w:color w:val="000000" w:themeColor="text1"/>
        </w:rPr>
        <w:t xml:space="preserve"> shows an </w:t>
      </w:r>
      <w:r w:rsidR="00BB556D" w:rsidRPr="00637C73">
        <w:rPr>
          <w:rStyle w:val="keyword"/>
          <w:rFonts w:eastAsiaTheme="minorEastAsia"/>
        </w:rPr>
        <w:t xml:space="preserve">Eulerian </w:t>
      </w:r>
      <w:r w:rsidR="00BB556D" w:rsidRPr="00637C73">
        <w:rPr>
          <w:rStyle w:val="keyword"/>
          <w:rFonts w:eastAsiaTheme="minorEastAsia" w:hint="eastAsia"/>
        </w:rPr>
        <w:t>p</w:t>
      </w:r>
      <w:r w:rsidR="00BB556D" w:rsidRPr="00637C73">
        <w:rPr>
          <w:rStyle w:val="keyword"/>
          <w:rFonts w:eastAsiaTheme="minorEastAsia"/>
        </w:rPr>
        <w:t>ath</w:t>
      </w:r>
      <w:r w:rsidR="00BB556D" w:rsidRPr="00637C73">
        <w:rPr>
          <w:rFonts w:hint="eastAsia"/>
          <w:b/>
          <w:color w:val="000000" w:themeColor="text1"/>
        </w:rPr>
        <w:t xml:space="preserve"> </w:t>
      </w:r>
      <w:r w:rsidR="00BB556D" w:rsidRPr="00637C73">
        <w:rPr>
          <w:rStyle w:val="keyword"/>
          <w:rFonts w:eastAsiaTheme="minorEastAsia" w:hint="eastAsia"/>
          <w:color w:val="000000" w:themeColor="text1"/>
        </w:rPr>
        <w:t>of the 3 readout channels in Fig.</w:t>
      </w:r>
      <w:r w:rsidR="001E2603">
        <w:rPr>
          <w:rStyle w:val="keyword"/>
          <w:rFonts w:hint="eastAsia"/>
          <w:color w:val="000000" w:themeColor="text1"/>
          <w:lang w:eastAsia="zh-CN"/>
        </w:rPr>
        <w:t xml:space="preserve"> </w:t>
      </w:r>
      <w:r w:rsidR="00BB556D" w:rsidRPr="00637C73">
        <w:rPr>
          <w:rStyle w:val="keyword"/>
          <w:rFonts w:eastAsiaTheme="minorEastAsia" w:hint="eastAsia"/>
          <w:color w:val="000000" w:themeColor="text1"/>
        </w:rPr>
        <w:t>1</w:t>
      </w:r>
      <w:del w:id="37" w:author="lenovo" w:date="2016-12-26T16:51:00Z">
        <w:r w:rsidR="00BB556D" w:rsidRPr="00637C73" w:rsidDel="00A55230">
          <w:rPr>
            <w:rStyle w:val="keyword"/>
            <w:rFonts w:eastAsiaTheme="minorEastAsia" w:hint="eastAsia"/>
            <w:color w:val="000000" w:themeColor="text1"/>
          </w:rPr>
          <w:delText>.</w:delText>
        </w:r>
      </w:del>
      <w:r w:rsidR="00BB556D" w:rsidRPr="00637C73">
        <w:rPr>
          <w:rStyle w:val="keyword"/>
          <w:rFonts w:eastAsiaTheme="minorEastAsia" w:hint="eastAsia"/>
          <w:color w:val="000000" w:themeColor="text1"/>
        </w:rPr>
        <w:t xml:space="preserve"> According to </w:t>
      </w:r>
      <w:r w:rsidR="00BB556D" w:rsidRPr="00637C73">
        <w:rPr>
          <w:rStyle w:val="keyword"/>
          <w:rFonts w:eastAsiaTheme="minorEastAsia"/>
        </w:rPr>
        <w:t>Eulerian</w:t>
      </w:r>
      <w:r w:rsidR="00BB556D" w:rsidRPr="00637C73">
        <w:rPr>
          <w:rStyle w:val="keyword"/>
          <w:rFonts w:eastAsiaTheme="minorEastAsia"/>
          <w:color w:val="000000" w:themeColor="text1"/>
        </w:rPr>
        <w:t xml:space="preserve"> path theorem</w:t>
      </w:r>
      <w:r w:rsidR="00BB556D" w:rsidRPr="00637C73">
        <w:rPr>
          <w:rStyle w:val="keyword"/>
          <w:rFonts w:eastAsiaTheme="minorEastAsia" w:hint="eastAsia"/>
          <w:color w:val="000000" w:themeColor="text1"/>
        </w:rPr>
        <w:t xml:space="preserve"> [5], it </w:t>
      </w:r>
      <w:r w:rsidR="00BB556D" w:rsidRPr="00637C73">
        <w:rPr>
          <w:rStyle w:val="keyword"/>
          <w:rFonts w:eastAsiaTheme="minorEastAsia"/>
          <w:color w:val="000000" w:themeColor="text1"/>
        </w:rPr>
        <w:t>can be proved that</w:t>
      </w:r>
      <w:r w:rsidR="00BB556D" w:rsidRPr="00637C73">
        <w:rPr>
          <w:rStyle w:val="keyword"/>
          <w:rFonts w:eastAsiaTheme="minorEastAsia" w:hint="eastAsia"/>
          <w:color w:val="000000" w:themeColor="text1"/>
        </w:rPr>
        <w:t xml:space="preserve"> there is an </w:t>
      </w:r>
      <w:r w:rsidR="00BB556D" w:rsidRPr="00637C73">
        <w:rPr>
          <w:rStyle w:val="keyword"/>
          <w:rFonts w:eastAsiaTheme="minorEastAsia"/>
          <w:color w:val="000000" w:themeColor="text1"/>
        </w:rPr>
        <w:t xml:space="preserve">Eulerian </w:t>
      </w:r>
      <w:r w:rsidR="00BB556D" w:rsidRPr="00637C73">
        <w:rPr>
          <w:rStyle w:val="keyword"/>
          <w:rFonts w:eastAsiaTheme="minorEastAsia" w:hint="eastAsia"/>
          <w:color w:val="000000" w:themeColor="text1"/>
        </w:rPr>
        <w:t>p</w:t>
      </w:r>
      <w:r w:rsidR="00BB556D" w:rsidRPr="00637C73">
        <w:rPr>
          <w:rStyle w:val="keyword"/>
          <w:rFonts w:eastAsiaTheme="minorEastAsia"/>
          <w:color w:val="000000" w:themeColor="text1"/>
        </w:rPr>
        <w:t>ath</w:t>
      </w:r>
      <w:r w:rsidR="00BB556D" w:rsidRPr="00637C73">
        <w:rPr>
          <w:rStyle w:val="keyword"/>
          <w:rFonts w:eastAsiaTheme="minorEastAsia" w:hint="eastAsia"/>
        </w:rPr>
        <w:t xml:space="preserve"> </w:t>
      </w:r>
      <w:r w:rsidR="00BB556D" w:rsidRPr="00637C73">
        <w:rPr>
          <w:rStyle w:val="keyword"/>
          <w:rFonts w:eastAsiaTheme="minorEastAsia" w:hint="eastAsia"/>
          <w:color w:val="000000" w:themeColor="text1"/>
        </w:rPr>
        <w:t xml:space="preserve">for n </w:t>
      </w:r>
      <w:r w:rsidR="00BB556D" w:rsidRPr="00637C73">
        <w:rPr>
          <w:rStyle w:val="keyword"/>
          <w:rFonts w:eastAsiaTheme="minorEastAsia"/>
          <w:color w:val="000000" w:themeColor="text1"/>
        </w:rPr>
        <w:t>channels</w:t>
      </w:r>
      <w:r w:rsidR="00BB556D" w:rsidRPr="00637C73">
        <w:rPr>
          <w:rStyle w:val="keyword"/>
          <w:rFonts w:eastAsiaTheme="minorEastAsia" w:hint="eastAsia"/>
          <w:color w:val="000000" w:themeColor="text1"/>
        </w:rPr>
        <w:t xml:space="preserve"> i</w:t>
      </w:r>
      <w:r w:rsidR="00BB556D" w:rsidRPr="00637C73">
        <w:rPr>
          <w:rStyle w:val="keyword"/>
          <w:rFonts w:eastAsiaTheme="minorEastAsia"/>
          <w:color w:val="000000" w:themeColor="text1"/>
        </w:rPr>
        <w:t xml:space="preserve">nduced </w:t>
      </w:r>
      <w:r w:rsidR="00BB556D" w:rsidRPr="00637C73">
        <w:rPr>
          <w:rStyle w:val="keyword"/>
          <w:rFonts w:eastAsiaTheme="minorEastAsia" w:hint="eastAsia"/>
          <w:color w:val="000000" w:themeColor="text1"/>
        </w:rPr>
        <w:t>p</w:t>
      </w:r>
      <w:r w:rsidR="00BB556D" w:rsidRPr="00637C73">
        <w:rPr>
          <w:rStyle w:val="keyword"/>
          <w:rFonts w:eastAsiaTheme="minorEastAsia"/>
          <w:color w:val="000000" w:themeColor="text1"/>
        </w:rPr>
        <w:t xml:space="preserve">osition </w:t>
      </w:r>
      <w:r w:rsidR="00BB556D" w:rsidRPr="00637C73">
        <w:rPr>
          <w:rStyle w:val="keyword"/>
          <w:rFonts w:eastAsiaTheme="minorEastAsia" w:hint="eastAsia"/>
          <w:color w:val="000000" w:themeColor="text1"/>
        </w:rPr>
        <w:t>e</w:t>
      </w:r>
      <w:r w:rsidR="00BB556D" w:rsidRPr="00637C73">
        <w:rPr>
          <w:rStyle w:val="keyword"/>
          <w:rFonts w:eastAsiaTheme="minorEastAsia"/>
          <w:color w:val="000000" w:themeColor="text1"/>
        </w:rPr>
        <w:t xml:space="preserve">ncoding </w:t>
      </w:r>
      <w:r w:rsidR="00BB556D" w:rsidRPr="00637C73">
        <w:rPr>
          <w:rStyle w:val="keyword"/>
          <w:rFonts w:eastAsiaTheme="minorEastAsia" w:hint="eastAsia"/>
          <w:color w:val="000000" w:themeColor="text1"/>
        </w:rPr>
        <w:t>r</w:t>
      </w:r>
      <w:r w:rsidR="00BB556D" w:rsidRPr="00637C73">
        <w:rPr>
          <w:rStyle w:val="keyword"/>
          <w:rFonts w:eastAsiaTheme="minorEastAsia"/>
          <w:color w:val="000000" w:themeColor="text1"/>
        </w:rPr>
        <w:t>eadout</w:t>
      </w:r>
      <w:r w:rsidR="00BB556D" w:rsidRPr="00637C73">
        <w:rPr>
          <w:rStyle w:val="keyword"/>
          <w:rFonts w:eastAsiaTheme="minorEastAsia" w:hint="eastAsia"/>
          <w:color w:val="000000" w:themeColor="text1"/>
        </w:rPr>
        <w:t xml:space="preserve">, as </w:t>
      </w:r>
      <w:r w:rsidR="00BB556D" w:rsidRPr="00637C73">
        <w:rPr>
          <w:rStyle w:val="keyword"/>
          <w:rFonts w:eastAsiaTheme="minorEastAsia"/>
          <w:color w:val="000000" w:themeColor="text1"/>
        </w:rPr>
        <w:t>all of its vertices have</w:t>
      </w:r>
      <w:r w:rsidR="00BB556D" w:rsidRPr="00637C73">
        <w:rPr>
          <w:rStyle w:val="keyword"/>
          <w:rFonts w:eastAsiaTheme="minorEastAsia" w:hint="eastAsia"/>
          <w:color w:val="000000" w:themeColor="text1"/>
        </w:rPr>
        <w:t xml:space="preserve"> an</w:t>
      </w:r>
      <w:r w:rsidR="00BB556D" w:rsidRPr="00637C73">
        <w:rPr>
          <w:rStyle w:val="keyword"/>
          <w:rFonts w:eastAsiaTheme="minorEastAsia"/>
          <w:color w:val="000000" w:themeColor="text1"/>
        </w:rPr>
        <w:t xml:space="preserve"> even degree</w:t>
      </w:r>
      <w:r w:rsidR="00BB556D" w:rsidRPr="00637C73">
        <w:rPr>
          <w:rStyle w:val="keyword"/>
          <w:rFonts w:eastAsiaTheme="minorEastAsia" w:hint="eastAsia"/>
          <w:color w:val="000000" w:themeColor="text1"/>
        </w:rPr>
        <w:t xml:space="preserve">. </w:t>
      </w:r>
      <w:r w:rsidR="00BB556D" w:rsidRPr="00637C73">
        <w:rPr>
          <w:rStyle w:val="keyword"/>
          <w:rFonts w:eastAsiaTheme="minorEastAsia"/>
          <w:color w:val="000000" w:themeColor="text1"/>
        </w:rPr>
        <w:t>In</w:t>
      </w:r>
      <w:r w:rsidR="00BB556D" w:rsidRPr="00637C73">
        <w:rPr>
          <w:rStyle w:val="keyword"/>
          <w:rFonts w:eastAsiaTheme="minorEastAsia" w:hint="eastAsia"/>
          <w:color w:val="000000" w:themeColor="text1"/>
        </w:rPr>
        <w:t xml:space="preserve"> </w:t>
      </w:r>
      <w:r w:rsidR="00BB556D" w:rsidRPr="00637C73">
        <w:rPr>
          <w:rStyle w:val="keyword"/>
          <w:rFonts w:eastAsiaTheme="minorEastAsia"/>
          <w:color w:val="000000" w:themeColor="text1"/>
        </w:rPr>
        <w:t>other words</w:t>
      </w:r>
      <w:r w:rsidR="00BB556D" w:rsidRPr="00637C73">
        <w:rPr>
          <w:rStyle w:val="keyword"/>
          <w:rFonts w:eastAsiaTheme="minorEastAsia" w:hint="eastAsia"/>
          <w:color w:val="000000" w:themeColor="text1"/>
        </w:rPr>
        <w:t>,</w:t>
      </w:r>
      <w:r w:rsidR="00BB556D" w:rsidRPr="00637C73">
        <w:rPr>
          <w:color w:val="000000" w:themeColor="text1"/>
        </w:rPr>
        <w:t xml:space="preserve"> </w:t>
      </w:r>
      <w:r w:rsidR="00BB556D" w:rsidRPr="00637C73">
        <w:rPr>
          <w:rStyle w:val="keyword"/>
          <w:rFonts w:eastAsiaTheme="minorEastAsia" w:hint="eastAsia"/>
          <w:i/>
          <w:color w:val="000000" w:themeColor="text1"/>
        </w:rPr>
        <w:t>n</w:t>
      </w:r>
      <w:r w:rsidR="00BB556D" w:rsidRPr="00637C73">
        <w:rPr>
          <w:rStyle w:val="keyword"/>
          <w:rFonts w:eastAsiaTheme="minorEastAsia" w:hint="eastAsia"/>
          <w:color w:val="000000" w:themeColor="text1"/>
        </w:rPr>
        <w:t xml:space="preserve"> channels can </w:t>
      </w:r>
      <w:r w:rsidR="00BB556D">
        <w:rPr>
          <w:rStyle w:val="keyword"/>
          <w:rFonts w:eastAsiaTheme="minorEastAsia" w:hint="eastAsia"/>
          <w:color w:val="000000" w:themeColor="text1"/>
        </w:rPr>
        <w:t xml:space="preserve">encode </w:t>
      </w:r>
      <w:r w:rsidR="00BB556D" w:rsidRPr="00637C73">
        <w:rPr>
          <w:rStyle w:val="keyword"/>
          <w:rFonts w:eastAsiaTheme="minorEastAsia" w:hint="eastAsia"/>
          <w:color w:val="000000" w:themeColor="text1"/>
        </w:rPr>
        <w:t xml:space="preserve">readout a </w:t>
      </w:r>
      <w:bookmarkStart w:id="38" w:name="OLE_LINK27"/>
      <w:bookmarkStart w:id="39" w:name="OLE_LINK28"/>
      <w:r w:rsidR="00BB556D" w:rsidRPr="00637C73">
        <w:rPr>
          <w:rStyle w:val="keyword"/>
          <w:rFonts w:eastAsiaTheme="minorEastAsia"/>
          <w:color w:val="000000" w:themeColor="text1"/>
        </w:rPr>
        <w:t>maximum</w:t>
      </w:r>
      <w:r w:rsidR="00BB556D" w:rsidRPr="00637C73">
        <w:rPr>
          <w:rStyle w:val="keyword"/>
          <w:rFonts w:eastAsiaTheme="minorEastAsia" w:hint="eastAsia"/>
          <w:color w:val="000000" w:themeColor="text1"/>
        </w:rPr>
        <w:t xml:space="preserve"> </w:t>
      </w:r>
      <w:bookmarkEnd w:id="38"/>
      <w:bookmarkEnd w:id="39"/>
      <m:oMath>
        <m:sSubSup>
          <m:sSubSupPr>
            <m:ctrlPr>
              <w:rPr>
                <w:rStyle w:val="keyword"/>
                <w:rFonts w:ascii="Cambria Math" w:eastAsiaTheme="minorEastAsia" w:hAnsi="Cambria Math"/>
                <w:color w:val="000000" w:themeColor="text1"/>
              </w:rPr>
            </m:ctrlPr>
          </m:sSubSupPr>
          <m:e>
            <m:r>
              <w:rPr>
                <w:rStyle w:val="keyword"/>
                <w:rFonts w:ascii="Cambria Math" w:eastAsiaTheme="minorEastAsia" w:hAnsi="Cambria Math"/>
                <w:color w:val="000000" w:themeColor="text1"/>
              </w:rPr>
              <m:t>P</m:t>
            </m:r>
          </m:e>
          <m:sub>
            <m:r>
              <w:rPr>
                <w:rStyle w:val="keyword"/>
                <w:rFonts w:ascii="Cambria Math" w:eastAsiaTheme="minorEastAsia" w:hAnsi="Cambria Math"/>
                <w:color w:val="000000" w:themeColor="text1"/>
              </w:rPr>
              <m:t>n</m:t>
            </m:r>
          </m:sub>
          <m:sup>
            <m:r>
              <w:rPr>
                <w:rStyle w:val="keyword"/>
                <w:rFonts w:ascii="Cambria Math" w:eastAsiaTheme="minorEastAsia" w:hAnsi="Cambria Math"/>
                <w:color w:val="000000" w:themeColor="text1"/>
              </w:rPr>
              <m:t>2</m:t>
            </m:r>
          </m:sup>
        </m:sSubSup>
      </m:oMath>
      <w:r w:rsidR="00BB556D" w:rsidRPr="00637C73">
        <w:rPr>
          <w:rStyle w:val="keyword"/>
          <w:rFonts w:eastAsiaTheme="minorEastAsia" w:hint="eastAsia"/>
          <w:color w:val="000000" w:themeColor="text1"/>
        </w:rPr>
        <w:t xml:space="preserve"> </w:t>
      </w:r>
      <w:r w:rsidR="00BB556D">
        <w:rPr>
          <w:rStyle w:val="keyword"/>
          <w:rFonts w:eastAsiaTheme="minorEastAsia" w:hint="eastAsia"/>
          <w:color w:val="000000" w:themeColor="text1"/>
        </w:rPr>
        <w:t xml:space="preserve">anode </w:t>
      </w:r>
      <w:r w:rsidR="00BB556D" w:rsidRPr="00637C73">
        <w:rPr>
          <w:rStyle w:val="keyword"/>
          <w:rFonts w:eastAsiaTheme="minorEastAsia" w:hint="eastAsia"/>
          <w:color w:val="000000" w:themeColor="text1"/>
        </w:rPr>
        <w:t>strips.</w:t>
      </w:r>
    </w:p>
    <w:p w14:paraId="4FE0CF40" w14:textId="63BE3E33" w:rsidR="001E2603" w:rsidRPr="001E2603" w:rsidRDefault="001E2603" w:rsidP="00E97B99">
      <w:pPr>
        <w:pStyle w:val="Text"/>
        <w:rPr>
          <w:lang w:eastAsia="zh-CN"/>
        </w:rPr>
      </w:pPr>
    </w:p>
    <w:p w14:paraId="19B248CE" w14:textId="77777777" w:rsidR="001E2603" w:rsidRPr="001E2603" w:rsidRDefault="001E2603" w:rsidP="001E2603">
      <w:pPr>
        <w:pStyle w:val="2"/>
        <w:rPr>
          <w:lang w:eastAsia="zh-CN"/>
        </w:rPr>
      </w:pPr>
      <w:r w:rsidRPr="001E2603">
        <w:rPr>
          <w:lang w:eastAsia="zh-CN"/>
        </w:rPr>
        <w:t>E</w:t>
      </w:r>
      <w:r w:rsidRPr="001E2603">
        <w:rPr>
          <w:rFonts w:hint="eastAsia"/>
          <w:lang w:eastAsia="zh-CN"/>
        </w:rPr>
        <w:t>ncoding and Decoding</w:t>
      </w:r>
    </w:p>
    <w:p w14:paraId="331A3DCC" w14:textId="77777777" w:rsidR="009B5270" w:rsidRDefault="009B5270" w:rsidP="009B5270">
      <w:pPr>
        <w:ind w:firstLine="420"/>
        <w:rPr>
          <w:rStyle w:val="keyword"/>
          <w:color w:val="000000" w:themeColor="text1"/>
          <w:lang w:eastAsia="zh-CN"/>
        </w:rPr>
      </w:pPr>
      <w:r w:rsidRPr="003E5991">
        <w:rPr>
          <w:rStyle w:val="keyword"/>
          <w:rFonts w:eastAsiaTheme="minorEastAsia" w:hint="eastAsia"/>
        </w:rPr>
        <w:t>I</w:t>
      </w:r>
      <w:r w:rsidRPr="009B5270">
        <w:rPr>
          <w:rStyle w:val="keyword"/>
          <w:rFonts w:eastAsiaTheme="minorEastAsia" w:hint="eastAsia"/>
          <w:color w:val="000000" w:themeColor="text1"/>
        </w:rPr>
        <w:t xml:space="preserve">t turns out that there are more than one </w:t>
      </w:r>
      <w:r w:rsidRPr="009B5270">
        <w:rPr>
          <w:rStyle w:val="keyword"/>
          <w:rFonts w:eastAsiaTheme="minorEastAsia"/>
          <w:color w:val="000000" w:themeColor="text1"/>
        </w:rPr>
        <w:t>construct</w:t>
      </w:r>
      <w:r w:rsidRPr="009B5270">
        <w:rPr>
          <w:rStyle w:val="keyword"/>
          <w:rFonts w:eastAsiaTheme="minorEastAsia" w:hint="eastAsia"/>
          <w:color w:val="000000" w:themeColor="text1"/>
        </w:rPr>
        <w:t xml:space="preserve">ions of </w:t>
      </w:r>
      <w:r w:rsidRPr="009B5270">
        <w:rPr>
          <w:rStyle w:val="keyword"/>
          <w:rFonts w:eastAsiaTheme="minorEastAsia"/>
          <w:color w:val="000000" w:themeColor="text1"/>
        </w:rPr>
        <w:t xml:space="preserve">Eulerian </w:t>
      </w:r>
      <w:r w:rsidRPr="009B5270">
        <w:rPr>
          <w:rStyle w:val="keyword"/>
          <w:rFonts w:eastAsiaTheme="minorEastAsia" w:hint="eastAsia"/>
          <w:color w:val="000000" w:themeColor="text1"/>
        </w:rPr>
        <w:t>p</w:t>
      </w:r>
      <w:r w:rsidRPr="009B5270">
        <w:rPr>
          <w:rStyle w:val="keyword"/>
          <w:rFonts w:eastAsiaTheme="minorEastAsia"/>
          <w:color w:val="000000" w:themeColor="text1"/>
        </w:rPr>
        <w:t>ath</w:t>
      </w:r>
      <w:r w:rsidRPr="009B5270">
        <w:rPr>
          <w:rStyle w:val="keyword"/>
          <w:rFonts w:eastAsiaTheme="minorEastAsia" w:hint="eastAsia"/>
          <w:color w:val="000000" w:themeColor="text1"/>
        </w:rPr>
        <w:t xml:space="preserve">. We need to make </w:t>
      </w:r>
      <w:r w:rsidRPr="009B5270">
        <w:rPr>
          <w:rStyle w:val="keyword"/>
          <w:rFonts w:eastAsiaTheme="minorEastAsia"/>
          <w:color w:val="000000" w:themeColor="text1"/>
        </w:rPr>
        <w:t>appropriate</w:t>
      </w:r>
      <w:r w:rsidRPr="009B5270">
        <w:rPr>
          <w:rStyle w:val="keyword"/>
          <w:rFonts w:eastAsiaTheme="minorEastAsia" w:hint="eastAsia"/>
          <w:color w:val="000000" w:themeColor="text1"/>
        </w:rPr>
        <w:t xml:space="preserve"> </w:t>
      </w:r>
      <w:r w:rsidRPr="009B5270">
        <w:rPr>
          <w:rStyle w:val="keyword"/>
          <w:rFonts w:eastAsiaTheme="minorEastAsia"/>
          <w:color w:val="000000" w:themeColor="text1"/>
        </w:rPr>
        <w:t>constraints</w:t>
      </w:r>
      <w:r w:rsidRPr="009B5270">
        <w:rPr>
          <w:rStyle w:val="keyword"/>
          <w:rFonts w:eastAsiaTheme="minorEastAsia" w:hint="eastAsia"/>
          <w:color w:val="000000" w:themeColor="text1"/>
        </w:rPr>
        <w:t xml:space="preserve"> to construct a </w:t>
      </w:r>
      <w:r w:rsidRPr="009B5270">
        <w:rPr>
          <w:rStyle w:val="keyword"/>
          <w:rFonts w:eastAsiaTheme="minorEastAsia"/>
          <w:color w:val="000000" w:themeColor="text1"/>
        </w:rPr>
        <w:t>regular</w:t>
      </w:r>
      <w:r w:rsidRPr="009B5270">
        <w:rPr>
          <w:rStyle w:val="keyword"/>
          <w:rFonts w:eastAsiaTheme="minorEastAsia" w:hint="eastAsia"/>
          <w:color w:val="000000" w:themeColor="text1"/>
        </w:rPr>
        <w:t xml:space="preserve"> and e</w:t>
      </w:r>
      <w:r w:rsidRPr="009B5270">
        <w:rPr>
          <w:rStyle w:val="keyword"/>
          <w:rFonts w:eastAsiaTheme="minorEastAsia"/>
          <w:color w:val="000000" w:themeColor="text1"/>
        </w:rPr>
        <w:t>xtensible</w:t>
      </w:r>
      <w:r w:rsidRPr="009B5270">
        <w:rPr>
          <w:rStyle w:val="keyword"/>
          <w:rFonts w:eastAsiaTheme="minorEastAsia" w:hint="eastAsia"/>
          <w:color w:val="000000" w:themeColor="text1"/>
        </w:rPr>
        <w:t xml:space="preserve"> encoding method so as to </w:t>
      </w:r>
      <w:r w:rsidRPr="009B5270">
        <w:rPr>
          <w:rStyle w:val="keyword"/>
          <w:rFonts w:eastAsiaTheme="minorEastAsia" w:hint="eastAsia"/>
          <w:color w:val="000000" w:themeColor="text1"/>
        </w:rPr>
        <w:lastRenderedPageBreak/>
        <w:t>easily decode and design. As shown in Table 2, it is an e</w:t>
      </w:r>
      <w:r w:rsidRPr="009B5270">
        <w:rPr>
          <w:rStyle w:val="keyword"/>
          <w:rFonts w:eastAsiaTheme="minorEastAsia"/>
          <w:color w:val="000000" w:themeColor="text1"/>
        </w:rPr>
        <w:t>xtensible</w:t>
      </w:r>
      <w:r w:rsidRPr="009B5270">
        <w:rPr>
          <w:rStyle w:val="keyword"/>
          <w:rFonts w:eastAsiaTheme="minorEastAsia" w:hint="eastAsia"/>
          <w:color w:val="000000" w:themeColor="text1"/>
        </w:rPr>
        <w:t xml:space="preserve"> encoding list for n channels, where the list is </w:t>
      </w:r>
      <w:r w:rsidRPr="009B5270">
        <w:rPr>
          <w:rStyle w:val="keyword"/>
          <w:rFonts w:eastAsiaTheme="minorEastAsia"/>
          <w:color w:val="000000" w:themeColor="text1"/>
        </w:rPr>
        <w:t>organized</w:t>
      </w:r>
      <w:r w:rsidRPr="009B5270">
        <w:rPr>
          <w:rStyle w:val="keyword"/>
          <w:rFonts w:eastAsiaTheme="minorEastAsia" w:hint="eastAsia"/>
          <w:color w:val="000000" w:themeColor="text1"/>
        </w:rPr>
        <w:t xml:space="preserve"> in rows. The encoding form XY means that the signal</w:t>
      </w:r>
      <w:r w:rsidRPr="009B5270">
        <w:rPr>
          <w:rStyle w:val="keyword"/>
          <w:rFonts w:eastAsiaTheme="minorEastAsia"/>
          <w:color w:val="000000" w:themeColor="text1"/>
        </w:rPr>
        <w:t>’</w:t>
      </w:r>
      <w:r w:rsidRPr="009B5270">
        <w:rPr>
          <w:rStyle w:val="keyword"/>
          <w:rFonts w:eastAsiaTheme="minorEastAsia" w:hint="eastAsia"/>
          <w:color w:val="000000" w:themeColor="text1"/>
        </w:rPr>
        <w:t>s amplitude of channel X is higher than channel Y</w:t>
      </w:r>
      <w:r w:rsidRPr="009B5270">
        <w:rPr>
          <w:rStyle w:val="keyword"/>
          <w:rFonts w:eastAsiaTheme="minorEastAsia"/>
          <w:color w:val="000000" w:themeColor="text1"/>
        </w:rPr>
        <w:t>’</w:t>
      </w:r>
      <w:r w:rsidRPr="009B5270">
        <w:rPr>
          <w:rStyle w:val="keyword"/>
          <w:rFonts w:eastAsiaTheme="minorEastAsia" w:hint="eastAsia"/>
          <w:color w:val="000000" w:themeColor="text1"/>
        </w:rPr>
        <w:t>s.</w:t>
      </w:r>
    </w:p>
    <w:p w14:paraId="61BE96CE" w14:textId="7CE6C060" w:rsidR="009B5270" w:rsidRDefault="009B5270" w:rsidP="009B5270">
      <w:pPr>
        <w:pStyle w:val="Text"/>
        <w:ind w:firstLine="144"/>
        <w:rPr>
          <w:lang w:eastAsia="zh-CN"/>
        </w:rPr>
      </w:pPr>
      <w:r w:rsidRPr="009B5270">
        <w:rPr>
          <w:lang w:eastAsia="zh-CN"/>
        </w:rPr>
        <w:t xml:space="preserve">According to </w:t>
      </w:r>
      <w:r w:rsidRPr="009B5270">
        <w:rPr>
          <w:rFonts w:hint="eastAsia"/>
          <w:lang w:eastAsia="zh-CN"/>
        </w:rPr>
        <w:t>the T</w:t>
      </w:r>
      <w:r w:rsidRPr="009B5270">
        <w:rPr>
          <w:lang w:eastAsia="zh-CN"/>
        </w:rPr>
        <w:t>able</w:t>
      </w:r>
      <w:r w:rsidRPr="009B5270">
        <w:rPr>
          <w:rFonts w:hint="eastAsia"/>
          <w:lang w:eastAsia="zh-CN"/>
        </w:rPr>
        <w:t xml:space="preserve"> </w:t>
      </w:r>
      <w:del w:id="40" w:author="lenovo" w:date="2016-12-20T15:15:00Z">
        <w:r w:rsidRPr="009B5270" w:rsidDel="002A4305">
          <w:rPr>
            <w:rFonts w:hint="eastAsia"/>
            <w:lang w:eastAsia="zh-CN"/>
          </w:rPr>
          <w:delText>2</w:delText>
        </w:r>
      </w:del>
      <w:ins w:id="41" w:author="lenovo" w:date="2016-12-20T15:15:00Z">
        <w:r w:rsidR="002A4305">
          <w:rPr>
            <w:rFonts w:hint="eastAsia"/>
            <w:lang w:eastAsia="zh-CN"/>
          </w:rPr>
          <w:t>II</w:t>
        </w:r>
      </w:ins>
      <w:r w:rsidRPr="009B5270">
        <w:rPr>
          <w:rFonts w:hint="eastAsia"/>
          <w:lang w:eastAsia="zh-CN"/>
        </w:rPr>
        <w:t>,</w:t>
      </w:r>
      <w:r w:rsidR="000879D0">
        <w:rPr>
          <w:rFonts w:hint="eastAsia"/>
          <w:lang w:eastAsia="zh-CN"/>
        </w:rPr>
        <w:t xml:space="preserve"> the encoding formula</w:t>
      </w:r>
      <w:r w:rsidRPr="009B5270">
        <w:rPr>
          <w:rFonts w:hint="eastAsia"/>
          <w:lang w:eastAsia="zh-CN"/>
        </w:rPr>
        <w:t xml:space="preserve"> </w:t>
      </w:r>
      <w:r w:rsidR="000879D0">
        <w:rPr>
          <w:rFonts w:hint="eastAsia"/>
          <w:lang w:eastAsia="zh-CN"/>
        </w:rPr>
        <w:t xml:space="preserve">(1) </w:t>
      </w:r>
      <w:r w:rsidRPr="009B5270">
        <w:rPr>
          <w:rFonts w:hint="eastAsia"/>
          <w:lang w:eastAsia="zh-CN"/>
        </w:rPr>
        <w:t xml:space="preserve">and </w:t>
      </w:r>
      <w:bookmarkStart w:id="42" w:name="OLE_LINK15"/>
      <w:bookmarkStart w:id="43" w:name="OLE_LINK16"/>
      <w:r w:rsidRPr="009B5270">
        <w:rPr>
          <w:rFonts w:hint="eastAsia"/>
          <w:lang w:eastAsia="zh-CN"/>
        </w:rPr>
        <w:t>decoding</w:t>
      </w:r>
      <w:bookmarkEnd w:id="42"/>
      <w:bookmarkEnd w:id="43"/>
      <w:r w:rsidRPr="009B5270">
        <w:rPr>
          <w:rFonts w:hint="eastAsia"/>
          <w:lang w:eastAsia="zh-CN"/>
        </w:rPr>
        <w:t xml:space="preserve"> formula</w:t>
      </w:r>
      <w:r w:rsidR="000879D0">
        <w:rPr>
          <w:rFonts w:hint="eastAsia"/>
          <w:lang w:eastAsia="zh-CN"/>
        </w:rPr>
        <w:t xml:space="preserve"> (2</w:t>
      </w:r>
      <w:proofErr w:type="gramStart"/>
      <w:r w:rsidR="000879D0">
        <w:rPr>
          <w:rFonts w:hint="eastAsia"/>
          <w:lang w:eastAsia="zh-CN"/>
        </w:rPr>
        <w:t xml:space="preserve">)  </w:t>
      </w:r>
      <w:r w:rsidRPr="009B5270">
        <w:rPr>
          <w:rFonts w:hint="eastAsia"/>
          <w:lang w:eastAsia="zh-CN"/>
        </w:rPr>
        <w:t>can</w:t>
      </w:r>
      <w:proofErr w:type="gramEnd"/>
      <w:r w:rsidRPr="009B5270">
        <w:rPr>
          <w:rFonts w:hint="eastAsia"/>
          <w:lang w:eastAsia="zh-CN"/>
        </w:rPr>
        <w:t xml:space="preserve"> be derived as follows:</w:t>
      </w:r>
    </w:p>
    <w:p w14:paraId="07632409" w14:textId="121CC1DB" w:rsidR="009B5270" w:rsidRPr="000879D0" w:rsidRDefault="009E1172" w:rsidP="000879D0">
      <w:pPr>
        <w:pStyle w:val="Text"/>
        <w:ind w:firstLine="144"/>
        <w:rPr>
          <w:sz w:val="16"/>
          <w:szCs w:val="16"/>
          <w:lang w:eastAsia="zh-CN"/>
        </w:rPr>
      </w:pPr>
      <m:oMathPara>
        <m:oMath>
          <m:sSub>
            <m:sSubPr>
              <m:ctrlPr>
                <w:rPr>
                  <w:rFonts w:ascii="Cambria Math" w:hAnsi="Cambria Math"/>
                  <w:sz w:val="16"/>
                  <w:szCs w:val="16"/>
                </w:rPr>
              </m:ctrlPr>
            </m:sSubPr>
            <m:e>
              <m:r>
                <m:rPr>
                  <m:sty m:val="p"/>
                </m:rPr>
                <w:rPr>
                  <w:rFonts w:ascii="Cambria Math" w:hAnsi="Cambria Math"/>
                  <w:sz w:val="16"/>
                  <w:szCs w:val="16"/>
                </w:rPr>
                <m:t xml:space="preserve">              </m:t>
              </m:r>
              <m:r>
                <m:rPr>
                  <m:sty m:val="p"/>
                </m:rPr>
                <w:rPr>
                  <w:rFonts w:ascii="Cambria Math" w:hAnsi="Cambria Math"/>
                  <w:sz w:val="16"/>
                  <w:szCs w:val="16"/>
                </w:rPr>
                <m:t>（</m:t>
              </m:r>
              <m:r>
                <m:rPr>
                  <m:sty m:val="p"/>
                </m:rPr>
                <w:rPr>
                  <w:rFonts w:ascii="Cambria Math" w:hAnsi="Cambria Math"/>
                  <w:sz w:val="16"/>
                  <w:szCs w:val="16"/>
                </w:rPr>
                <m:t>xy</m:t>
              </m:r>
              <m:r>
                <m:rPr>
                  <m:sty m:val="p"/>
                </m:rPr>
                <w:rPr>
                  <w:rFonts w:ascii="Cambria Math" w:hAnsi="Cambria Math"/>
                  <w:sz w:val="16"/>
                  <w:szCs w:val="16"/>
                </w:rPr>
                <m:t>）</m:t>
              </m:r>
            </m:e>
            <m:sub>
              <m:r>
                <w:rPr>
                  <w:rFonts w:ascii="Cambria Math" w:hAnsi="Cambria Math"/>
                  <w:sz w:val="16"/>
                  <w:szCs w:val="16"/>
                </w:rPr>
                <m:t>i</m:t>
              </m:r>
            </m:sub>
          </m:sSub>
          <m:r>
            <m:rPr>
              <m:sty m:val="p"/>
            </m:rPr>
            <w:rPr>
              <w:rFonts w:ascii="Cambria Math" w:hAnsi="Cambria Math"/>
              <w:sz w:val="16"/>
              <w:szCs w:val="16"/>
            </w:rPr>
            <m:t xml:space="preserve">=   </m:t>
          </m:r>
          <m:d>
            <m:dPr>
              <m:begChr m:val="{"/>
              <m:endChr m:val=""/>
              <m:ctrlPr>
                <w:rPr>
                  <w:rFonts w:ascii="Cambria Math" w:hAnsi="Cambria Math"/>
                  <w:sz w:val="16"/>
                  <w:szCs w:val="16"/>
                </w:rPr>
              </m:ctrlPr>
            </m:dPr>
            <m:e>
              <m:r>
                <w:rPr>
                  <w:rFonts w:ascii="Cambria Math" w:hAnsi="Cambria Math"/>
                  <w:sz w:val="16"/>
                  <w:szCs w:val="16"/>
                </w:rPr>
                <m:t xml:space="preserve">  </m:t>
              </m:r>
              <m:eqArr>
                <m:eqArrPr>
                  <m:ctrlPr>
                    <w:rPr>
                      <w:rFonts w:ascii="Cambria Math" w:hAnsi="Cambria Math"/>
                      <w:sz w:val="16"/>
                      <w:szCs w:val="16"/>
                    </w:rPr>
                  </m:ctrlPr>
                </m:eqArrPr>
                <m:e>
                  <m:r>
                    <m:rPr>
                      <m:sty m:val="p"/>
                    </m:rPr>
                    <w:rPr>
                      <w:rFonts w:ascii="Cambria Math" w:hAnsi="Cambria Math"/>
                      <w:sz w:val="16"/>
                      <w:szCs w:val="16"/>
                    </w:rPr>
                    <m:t xml:space="preserve">  n,k                               R=1                </m:t>
                  </m:r>
                </m:e>
                <m:e>
                  <m:d>
                    <m:dPr>
                      <m:ctrlPr>
                        <w:rPr>
                          <w:rFonts w:ascii="Cambria Math" w:hAnsi="Cambria Math"/>
                          <w:i/>
                          <w:sz w:val="16"/>
                          <w:szCs w:val="16"/>
                        </w:rPr>
                      </m:ctrlPr>
                    </m:dPr>
                    <m:e>
                      <m:r>
                        <w:rPr>
                          <w:rFonts w:ascii="Cambria Math" w:hAnsi="Cambria Math"/>
                          <w:sz w:val="16"/>
                          <w:szCs w:val="16"/>
                        </w:rPr>
                        <m:t>k,</m:t>
                      </m:r>
                      <m:f>
                        <m:fPr>
                          <m:ctrlPr>
                            <w:rPr>
                              <w:rFonts w:ascii="Cambria Math" w:hAnsi="Cambria Math"/>
                              <w:sz w:val="16"/>
                              <w:szCs w:val="16"/>
                            </w:rPr>
                          </m:ctrlPr>
                        </m:fPr>
                        <m:num>
                          <m:r>
                            <w:rPr>
                              <w:rFonts w:ascii="Cambria Math" w:hAnsi="Cambria Math"/>
                              <w:sz w:val="16"/>
                              <w:szCs w:val="16"/>
                            </w:rPr>
                            <m:t>R</m:t>
                          </m:r>
                        </m:num>
                        <m:den>
                          <m:r>
                            <w:rPr>
                              <w:rFonts w:ascii="Cambria Math" w:hAnsi="Cambria Math"/>
                              <w:sz w:val="16"/>
                              <w:szCs w:val="16"/>
                            </w:rPr>
                            <m:t>2</m:t>
                          </m:r>
                        </m:den>
                      </m:f>
                      <m:r>
                        <m:rPr>
                          <m:sty m:val="p"/>
                        </m:rPr>
                        <w:rPr>
                          <w:rFonts w:ascii="Cambria Math" w:hAnsi="Cambria Math"/>
                          <w:sz w:val="16"/>
                          <w:szCs w:val="16"/>
                        </w:rPr>
                        <m:t xml:space="preserve">+k </m:t>
                      </m:r>
                      <m:ctrlPr>
                        <w:rPr>
                          <w:rFonts w:ascii="Cambria Math" w:hAnsi="Cambria Math"/>
                          <w:sz w:val="16"/>
                          <w:szCs w:val="16"/>
                        </w:rPr>
                      </m:ctrlPr>
                    </m:e>
                  </m:d>
                  <m:r>
                    <m:rPr>
                      <m:sty m:val="p"/>
                    </m:rPr>
                    <w:rPr>
                      <w:rFonts w:ascii="Cambria Math" w:hAnsi="Cambria Math"/>
                      <w:sz w:val="16"/>
                      <w:szCs w:val="16"/>
                    </w:rPr>
                    <m:t xml:space="preserve">            i=even number</m:t>
                  </m:r>
                  <m:r>
                    <m:rPr>
                      <m:sty m:val="p"/>
                    </m:rPr>
                    <w:rPr>
                      <w:rStyle w:val="apple-converted-space"/>
                      <w:rFonts w:ascii="Cambria Math" w:hAnsi="Cambria Math" w:cs="Tahoma"/>
                      <w:color w:val="434343"/>
                      <w:sz w:val="16"/>
                      <w:szCs w:val="16"/>
                      <w:shd w:val="clear" w:color="auto" w:fill="F2F2F2"/>
                    </w:rPr>
                    <m:t> </m:t>
                  </m:r>
                  <m:r>
                    <m:rPr>
                      <m:sty m:val="p"/>
                    </m:rPr>
                    <w:rPr>
                      <w:rFonts w:ascii="Cambria Math" w:hAnsi="Cambria Math"/>
                      <w:sz w:val="16"/>
                      <w:szCs w:val="16"/>
                    </w:rPr>
                    <m:t xml:space="preserve"> </m:t>
                  </m:r>
                </m:e>
                <m:e>
                  <m:d>
                    <m:dPr>
                      <m:ctrlPr>
                        <w:rPr>
                          <w:rFonts w:ascii="Cambria Math" w:hAnsi="Cambria Math"/>
                          <w:i/>
                          <w:sz w:val="16"/>
                          <w:szCs w:val="16"/>
                        </w:rPr>
                      </m:ctrlPr>
                    </m:dPr>
                    <m:e>
                      <m:f>
                        <m:fPr>
                          <m:ctrlPr>
                            <w:rPr>
                              <w:rFonts w:ascii="Cambria Math" w:hAnsi="Cambria Math"/>
                              <w:sz w:val="16"/>
                              <w:szCs w:val="16"/>
                            </w:rPr>
                          </m:ctrlPr>
                        </m:fPr>
                        <m:num>
                          <m:r>
                            <w:rPr>
                              <w:rFonts w:ascii="Cambria Math" w:hAnsi="Cambria Math"/>
                              <w:sz w:val="16"/>
                              <w:szCs w:val="16"/>
                            </w:rPr>
                            <m:t>R-1</m:t>
                          </m:r>
                        </m:num>
                        <m:den>
                          <m:r>
                            <w:rPr>
                              <w:rFonts w:ascii="Cambria Math" w:hAnsi="Cambria Math"/>
                              <w:sz w:val="16"/>
                              <w:szCs w:val="16"/>
                            </w:rPr>
                            <m:t>2</m:t>
                          </m:r>
                        </m:den>
                      </m:f>
                      <m:r>
                        <m:rPr>
                          <m:sty m:val="p"/>
                        </m:rPr>
                        <w:rPr>
                          <w:rFonts w:ascii="Cambria Math" w:hAnsi="Cambria Math"/>
                          <w:sz w:val="16"/>
                          <w:szCs w:val="16"/>
                        </w:rPr>
                        <m:t>+k,k</m:t>
                      </m:r>
                      <m:ctrlPr>
                        <w:rPr>
                          <w:rFonts w:ascii="Cambria Math" w:hAnsi="Cambria Math"/>
                          <w:sz w:val="16"/>
                          <w:szCs w:val="16"/>
                        </w:rPr>
                      </m:ctrlPr>
                    </m:e>
                  </m:d>
                  <m:r>
                    <m:rPr>
                      <m:sty m:val="p"/>
                    </m:rPr>
                    <w:rPr>
                      <w:rFonts w:ascii="Cambria Math" w:hAnsi="Cambria Math"/>
                      <w:sz w:val="16"/>
                      <w:szCs w:val="16"/>
                    </w:rPr>
                    <m:t xml:space="preserve">         i=odd number </m:t>
                  </m:r>
                  <m:r>
                    <m:rPr>
                      <m:sty m:val="p"/>
                    </m:rPr>
                    <w:rPr>
                      <w:rStyle w:val="apple-converted-space"/>
                      <w:rFonts w:ascii="Cambria Math" w:hAnsi="Cambria Math" w:cs="Tahoma"/>
                      <w:color w:val="434343"/>
                      <w:sz w:val="16"/>
                      <w:szCs w:val="16"/>
                      <w:shd w:val="clear" w:color="auto" w:fill="F2F2F2"/>
                    </w:rPr>
                    <m:t> </m:t>
                  </m:r>
                  <m:r>
                    <m:rPr>
                      <m:sty m:val="p"/>
                    </m:rPr>
                    <w:rPr>
                      <w:rFonts w:ascii="Cambria Math" w:hAnsi="Cambria Math"/>
                      <w:sz w:val="16"/>
                      <w:szCs w:val="16"/>
                    </w:rPr>
                    <m:t xml:space="preserve"> </m:t>
                  </m:r>
                </m:e>
              </m:eqArr>
              <m:r>
                <m:rPr>
                  <m:sty m:val="p"/>
                </m:rPr>
                <w:rPr>
                  <w:rStyle w:val="af1"/>
                </w:rPr>
                <w:commentReference w:id="44"/>
              </m:r>
            </m:e>
          </m:d>
        </m:oMath>
      </m:oMathPara>
    </w:p>
    <w:p w14:paraId="6E3D8B2B" w14:textId="22A1C92B" w:rsidR="000879D0" w:rsidRDefault="000879D0" w:rsidP="000879D0">
      <w:pPr>
        <w:pStyle w:val="Text"/>
        <w:ind w:left="4242"/>
        <w:rPr>
          <w:lang w:eastAsia="zh-CN"/>
        </w:rPr>
      </w:pPr>
      <w:r>
        <w:rPr>
          <w:rFonts w:hint="eastAsia"/>
          <w:lang w:eastAsia="zh-CN"/>
        </w:rPr>
        <w:t>(1)</w:t>
      </w:r>
    </w:p>
    <w:p w14:paraId="4A10E00A" w14:textId="77777777" w:rsidR="000879D0" w:rsidRPr="000879D0" w:rsidRDefault="000879D0" w:rsidP="000879D0">
      <w:pPr>
        <w:pStyle w:val="Text"/>
        <w:ind w:firstLine="144"/>
        <w:rPr>
          <w:lang w:eastAsia="zh-CN"/>
        </w:rPr>
      </w:pPr>
    </w:p>
    <w:p w14:paraId="455B9616" w14:textId="5EE16B56" w:rsidR="000879D0" w:rsidRPr="00303A5F" w:rsidRDefault="009E1172" w:rsidP="000879D0">
      <w:pPr>
        <w:pStyle w:val="Text"/>
        <w:ind w:firstLine="144"/>
        <w:rPr>
          <w:sz w:val="16"/>
          <w:lang w:eastAsia="zh-CN"/>
        </w:rPr>
      </w:pPr>
      <m:oMathPara>
        <m:oMath>
          <m:sSub>
            <m:sSubPr>
              <m:ctrlPr>
                <w:rPr>
                  <w:rFonts w:ascii="Cambria Math" w:hAnsi="Cambria Math"/>
                  <w:sz w:val="16"/>
                </w:rPr>
              </m:ctrlPr>
            </m:sSubPr>
            <m:e>
              <m:r>
                <m:rPr>
                  <m:sty m:val="p"/>
                </m:rPr>
                <w:rPr>
                  <w:rFonts w:ascii="Cambria Math" w:hAnsi="Cambria Math"/>
                  <w:sz w:val="16"/>
                </w:rPr>
                <m:t>i</m:t>
              </m:r>
            </m:e>
            <m:sub>
              <m:r>
                <m:rPr>
                  <m:sty m:val="p"/>
                </m:rPr>
                <w:rPr>
                  <w:rFonts w:ascii="Cambria Math" w:hAnsi="Cambria Math"/>
                  <w:sz w:val="16"/>
                </w:rPr>
                <m:t>(x,y)</m:t>
              </m:r>
            </m:sub>
          </m:sSub>
          <m:r>
            <m:rPr>
              <m:sty m:val="p"/>
            </m:rPr>
            <w:rPr>
              <w:rFonts w:ascii="Cambria Math" w:hAnsi="Cambria Math"/>
              <w:sz w:val="16"/>
            </w:rPr>
            <m:t>=</m:t>
          </m:r>
          <m:d>
            <m:dPr>
              <m:begChr m:val="{"/>
              <m:endChr m:val=""/>
              <m:ctrlPr>
                <w:rPr>
                  <w:rFonts w:ascii="Cambria Math" w:hAnsi="Cambria Math"/>
                  <w:sz w:val="16"/>
                </w:rPr>
              </m:ctrlPr>
            </m:dPr>
            <m:e>
              <m:r>
                <w:rPr>
                  <w:rFonts w:ascii="Cambria Math" w:hAnsi="Cambria Math"/>
                  <w:sz w:val="16"/>
                </w:rPr>
                <m:t xml:space="preserve">  </m:t>
              </m:r>
              <m:eqArr>
                <m:eqArrPr>
                  <m:ctrlPr>
                    <w:rPr>
                      <w:rFonts w:ascii="Cambria Math" w:hAnsi="Cambria Math"/>
                      <w:sz w:val="16"/>
                    </w:rPr>
                  </m:ctrlPr>
                </m:eqArrPr>
                <m:e>
                  <m:d>
                    <m:dPr>
                      <m:ctrlPr>
                        <w:rPr>
                          <w:rFonts w:ascii="Cambria Math" w:hAnsi="Cambria Math"/>
                          <w:sz w:val="16"/>
                        </w:rPr>
                      </m:ctrlPr>
                    </m:dPr>
                    <m:e>
                      <m:r>
                        <m:rPr>
                          <m:sty m:val="p"/>
                        </m:rPr>
                        <w:rPr>
                          <w:rFonts w:ascii="Cambria Math" w:hAnsi="Cambria Math"/>
                          <w:sz w:val="16"/>
                        </w:rPr>
                        <m:t>y-1</m:t>
                      </m:r>
                    </m:e>
                  </m:d>
                  <m:d>
                    <m:dPr>
                      <m:ctrlPr>
                        <w:rPr>
                          <w:rFonts w:ascii="Cambria Math" w:hAnsi="Cambria Math"/>
                          <w:sz w:val="16"/>
                        </w:rPr>
                      </m:ctrlPr>
                    </m:dPr>
                    <m:e>
                      <m:r>
                        <m:rPr>
                          <m:sty m:val="p"/>
                        </m:rPr>
                        <w:rPr>
                          <w:rFonts w:ascii="Cambria Math" w:hAnsi="Cambria Math"/>
                          <w:sz w:val="16"/>
                        </w:rPr>
                        <m:t>2n-y</m:t>
                      </m:r>
                    </m:e>
                  </m:d>
                  <m:r>
                    <m:rPr>
                      <m:sty m:val="p"/>
                    </m:rPr>
                    <w:rPr>
                      <w:rFonts w:ascii="Cambria Math" w:hAnsi="Cambria Math"/>
                      <w:sz w:val="16"/>
                    </w:rPr>
                    <m:t>+1                        encoding form</m:t>
                  </m:r>
                  <m:r>
                    <m:rPr>
                      <m:sty m:val="p"/>
                    </m:rPr>
                    <w:rPr>
                      <w:rFonts w:ascii="Cambria Math" w:hAnsi="Cambria Math"/>
                      <w:sz w:val="16"/>
                    </w:rPr>
                    <m:t>：</m:t>
                  </m:r>
                  <m:r>
                    <m:rPr>
                      <m:sty m:val="p"/>
                    </m:rPr>
                    <w:rPr>
                      <w:rFonts w:ascii="Cambria Math" w:hAnsi="Cambria Math"/>
                      <w:sz w:val="16"/>
                    </w:rPr>
                    <m:t xml:space="preserve">ny                  </m:t>
                  </m:r>
                </m:e>
                <m:e>
                  <m:d>
                    <m:dPr>
                      <m:ctrlPr>
                        <w:rPr>
                          <w:rFonts w:ascii="Cambria Math" w:hAnsi="Cambria Math"/>
                          <w:sz w:val="16"/>
                        </w:rPr>
                      </m:ctrlPr>
                    </m:dPr>
                    <m:e>
                      <m:r>
                        <m:rPr>
                          <m:sty m:val="p"/>
                        </m:rPr>
                        <w:rPr>
                          <w:rFonts w:ascii="Cambria Math" w:hAnsi="Cambria Math"/>
                          <w:sz w:val="16"/>
                        </w:rPr>
                        <m:t>y-1</m:t>
                      </m:r>
                    </m:e>
                  </m:d>
                  <m:d>
                    <m:dPr>
                      <m:ctrlPr>
                        <w:rPr>
                          <w:rFonts w:ascii="Cambria Math" w:hAnsi="Cambria Math"/>
                          <w:sz w:val="16"/>
                        </w:rPr>
                      </m:ctrlPr>
                    </m:dPr>
                    <m:e>
                      <m:r>
                        <m:rPr>
                          <m:sty m:val="p"/>
                        </m:rPr>
                        <w:rPr>
                          <w:rFonts w:ascii="Cambria Math" w:hAnsi="Cambria Math"/>
                          <w:sz w:val="16"/>
                        </w:rPr>
                        <m:t>2n-y</m:t>
                      </m:r>
                    </m:e>
                  </m:d>
                  <m:r>
                    <m:rPr>
                      <m:sty m:val="p"/>
                    </m:rPr>
                    <w:rPr>
                      <w:rFonts w:ascii="Cambria Math" w:hAnsi="Cambria Math"/>
                      <w:sz w:val="16"/>
                    </w:rPr>
                    <m:t>+2</m:t>
                  </m:r>
                  <m:d>
                    <m:dPr>
                      <m:ctrlPr>
                        <w:rPr>
                          <w:rFonts w:ascii="Cambria Math" w:hAnsi="Cambria Math"/>
                          <w:sz w:val="16"/>
                        </w:rPr>
                      </m:ctrlPr>
                    </m:dPr>
                    <m:e>
                      <m:r>
                        <m:rPr>
                          <m:sty m:val="p"/>
                        </m:rPr>
                        <w:rPr>
                          <w:rFonts w:ascii="Cambria Math" w:hAnsi="Cambria Math"/>
                          <w:sz w:val="16"/>
                        </w:rPr>
                        <m:t>x-y</m:t>
                      </m:r>
                    </m:e>
                  </m:d>
                  <m:r>
                    <m:rPr>
                      <m:sty m:val="p"/>
                    </m:rPr>
                    <w:rPr>
                      <w:rFonts w:ascii="Cambria Math" w:hAnsi="Cambria Math"/>
                      <w:sz w:val="16"/>
                    </w:rPr>
                    <m:t>+1     encoding form</m:t>
                  </m:r>
                  <m:r>
                    <m:rPr>
                      <m:sty m:val="p"/>
                    </m:rPr>
                    <w:rPr>
                      <w:rFonts w:ascii="Cambria Math" w:hAnsi="Cambria Math"/>
                      <w:sz w:val="16"/>
                    </w:rPr>
                    <m:t>：</m:t>
                  </m:r>
                  <m:r>
                    <m:rPr>
                      <m:sty m:val="p"/>
                    </m:rPr>
                    <w:rPr>
                      <w:rFonts w:ascii="Cambria Math" w:hAnsi="Cambria Math"/>
                      <w:sz w:val="16"/>
                    </w:rPr>
                    <m:t xml:space="preserve"> xy</m:t>
                  </m:r>
                  <m:d>
                    <m:dPr>
                      <m:ctrlPr>
                        <w:rPr>
                          <w:rFonts w:ascii="Cambria Math" w:hAnsi="Cambria Math"/>
                          <w:sz w:val="16"/>
                        </w:rPr>
                      </m:ctrlPr>
                    </m:dPr>
                    <m:e>
                      <m:r>
                        <m:rPr>
                          <m:sty m:val="p"/>
                        </m:rPr>
                        <w:rPr>
                          <w:rFonts w:ascii="Cambria Math" w:hAnsi="Cambria Math"/>
                          <w:sz w:val="16"/>
                        </w:rPr>
                        <m:t>x&gt;y</m:t>
                      </m:r>
                    </m:e>
                  </m:d>
                  <m:r>
                    <m:rPr>
                      <m:sty m:val="p"/>
                    </m:rPr>
                    <w:rPr>
                      <w:rFonts w:ascii="Cambria Math" w:hAnsi="Cambria Math"/>
                      <w:sz w:val="16"/>
                    </w:rPr>
                    <m:t xml:space="preserve">     </m:t>
                  </m:r>
                  <m:ctrlPr>
                    <w:rPr>
                      <w:rFonts w:ascii="Cambria Math" w:eastAsia="Cambria Math" w:hAnsi="Cambria Math"/>
                      <w:sz w:val="16"/>
                    </w:rPr>
                  </m:ctrlPr>
                </m:e>
                <m:e>
                  <m:d>
                    <m:dPr>
                      <m:ctrlPr>
                        <w:rPr>
                          <w:rFonts w:ascii="Cambria Math" w:hAnsi="Cambria Math"/>
                          <w:sz w:val="16"/>
                        </w:rPr>
                      </m:ctrlPr>
                    </m:dPr>
                    <m:e>
                      <m:r>
                        <m:rPr>
                          <m:sty m:val="p"/>
                        </m:rPr>
                        <w:rPr>
                          <w:rFonts w:ascii="Cambria Math" w:hAnsi="Cambria Math"/>
                          <w:sz w:val="16"/>
                        </w:rPr>
                        <m:t>x-1</m:t>
                      </m:r>
                    </m:e>
                  </m:d>
                  <m:d>
                    <m:dPr>
                      <m:ctrlPr>
                        <w:rPr>
                          <w:rFonts w:ascii="Cambria Math" w:hAnsi="Cambria Math"/>
                          <w:sz w:val="16"/>
                        </w:rPr>
                      </m:ctrlPr>
                    </m:dPr>
                    <m:e>
                      <m:r>
                        <m:rPr>
                          <m:sty m:val="p"/>
                        </m:rPr>
                        <w:rPr>
                          <w:rFonts w:ascii="Cambria Math" w:hAnsi="Cambria Math"/>
                          <w:sz w:val="16"/>
                        </w:rPr>
                        <m:t>2n-x</m:t>
                      </m:r>
                    </m:e>
                  </m:d>
                  <m:r>
                    <m:rPr>
                      <m:sty m:val="p"/>
                    </m:rPr>
                    <w:rPr>
                      <w:rFonts w:ascii="Cambria Math" w:hAnsi="Cambria Math"/>
                      <w:sz w:val="16"/>
                    </w:rPr>
                    <m:t>+2</m:t>
                  </m:r>
                  <m:d>
                    <m:dPr>
                      <m:ctrlPr>
                        <w:rPr>
                          <w:rFonts w:ascii="Cambria Math" w:hAnsi="Cambria Math"/>
                          <w:sz w:val="16"/>
                        </w:rPr>
                      </m:ctrlPr>
                    </m:dPr>
                    <m:e>
                      <m:r>
                        <m:rPr>
                          <m:sty m:val="p"/>
                        </m:rPr>
                        <w:rPr>
                          <w:rFonts w:ascii="Cambria Math" w:hAnsi="Cambria Math"/>
                          <w:sz w:val="16"/>
                        </w:rPr>
                        <m:t>y-x</m:t>
                      </m:r>
                    </m:e>
                  </m:d>
                  <m:r>
                    <m:rPr>
                      <m:sty m:val="p"/>
                    </m:rPr>
                    <w:rPr>
                      <w:rFonts w:ascii="Cambria Math" w:hAnsi="Cambria Math"/>
                      <w:sz w:val="16"/>
                    </w:rPr>
                    <m:t xml:space="preserve">            ending form</m:t>
                  </m:r>
                  <m:r>
                    <m:rPr>
                      <m:sty m:val="p"/>
                    </m:rPr>
                    <w:rPr>
                      <w:rFonts w:ascii="Cambria Math" w:hAnsi="Cambria Math"/>
                      <w:sz w:val="16"/>
                    </w:rPr>
                    <m:t>：</m:t>
                  </m:r>
                  <m:r>
                    <m:rPr>
                      <m:sty m:val="p"/>
                    </m:rPr>
                    <w:rPr>
                      <w:rFonts w:ascii="Cambria Math" w:hAnsi="Cambria Math"/>
                      <w:sz w:val="16"/>
                    </w:rPr>
                    <m:t>xy</m:t>
                  </m:r>
                  <m:d>
                    <m:dPr>
                      <m:ctrlPr>
                        <w:rPr>
                          <w:rFonts w:ascii="Cambria Math" w:hAnsi="Cambria Math"/>
                          <w:sz w:val="16"/>
                        </w:rPr>
                      </m:ctrlPr>
                    </m:dPr>
                    <m:e>
                      <m:r>
                        <m:rPr>
                          <m:sty m:val="p"/>
                        </m:rPr>
                        <w:rPr>
                          <w:rFonts w:ascii="Cambria Math" w:hAnsi="Cambria Math"/>
                          <w:sz w:val="16"/>
                        </w:rPr>
                        <m:t>x&lt;y</m:t>
                      </m:r>
                    </m:e>
                  </m:d>
                  <m:r>
                    <m:rPr>
                      <m:sty m:val="p"/>
                    </m:rPr>
                    <w:rPr>
                      <w:rFonts w:ascii="Cambria Math" w:hAnsi="Cambria Math"/>
                      <w:sz w:val="16"/>
                    </w:rPr>
                    <m:t xml:space="preserve">        </m:t>
                  </m:r>
                </m:e>
                <m:e>
                  <m:r>
                    <m:rPr>
                      <m:sty m:val="p"/>
                    </m:rPr>
                    <w:rPr>
                      <w:rFonts w:ascii="Cambria Math" w:hAnsi="Cambria Math"/>
                      <w:sz w:val="16"/>
                    </w:rPr>
                    <m:t xml:space="preserve">    </m:t>
                  </m:r>
                </m:e>
              </m:eqArr>
            </m:e>
          </m:d>
        </m:oMath>
      </m:oMathPara>
    </w:p>
    <w:p w14:paraId="33AF4885" w14:textId="667DDE3F" w:rsidR="000879D0" w:rsidRDefault="000879D0" w:rsidP="000879D0">
      <w:pPr>
        <w:pStyle w:val="Text"/>
        <w:ind w:left="4444" w:firstLine="0"/>
        <w:rPr>
          <w:ins w:id="45" w:author="lenovo" w:date="2017-01-09T11:26:00Z"/>
          <w:lang w:eastAsia="zh-CN"/>
        </w:rPr>
      </w:pPr>
      <w:r w:rsidRPr="000879D0">
        <w:rPr>
          <w:rFonts w:hint="eastAsia"/>
          <w:lang w:eastAsia="zh-CN"/>
        </w:rPr>
        <w:t>(2)</w:t>
      </w:r>
    </w:p>
    <w:p w14:paraId="6E4B2A99" w14:textId="5D92296C" w:rsidR="00CA2719" w:rsidRDefault="00CA2719" w:rsidP="00CA2719">
      <w:pPr>
        <w:pStyle w:val="2"/>
        <w:rPr>
          <w:ins w:id="46" w:author="lenovo" w:date="2017-01-09T11:27:00Z"/>
          <w:lang w:eastAsia="zh-CN"/>
        </w:rPr>
      </w:pPr>
      <w:ins w:id="47" w:author="lenovo" w:date="2017-01-09T11:27:00Z">
        <w:r>
          <w:rPr>
            <w:rFonts w:hint="eastAsia"/>
            <w:lang w:eastAsia="zh-CN"/>
          </w:rPr>
          <w:t>Width Ratio of two induced strips</w:t>
        </w:r>
      </w:ins>
    </w:p>
    <w:p w14:paraId="778A58FF" w14:textId="77777777" w:rsidR="00E1240C" w:rsidRDefault="00E1240C">
      <w:pPr>
        <w:keepNext/>
        <w:jc w:val="center"/>
        <w:rPr>
          <w:ins w:id="48" w:author="lenovo" w:date="2017-01-09T11:29:00Z"/>
        </w:rPr>
        <w:pPrChange w:id="49" w:author="lenovo" w:date="2017-01-09T11:30:00Z">
          <w:pPr/>
        </w:pPrChange>
      </w:pPr>
      <w:ins w:id="50" w:author="lenovo" w:date="2017-01-09T11:28:00Z">
        <w:r>
          <w:rPr>
            <w:rFonts w:eastAsia="微软雅黑"/>
            <w:noProof/>
            <w:color w:val="FF0000"/>
            <w:sz w:val="21"/>
            <w:szCs w:val="21"/>
            <w:shd w:val="clear" w:color="auto" w:fill="FFFFFF"/>
            <w:lang w:eastAsia="zh-CN"/>
          </w:rPr>
          <w:drawing>
            <wp:inline distT="0" distB="0" distL="0" distR="0" wp14:anchorId="4310E9C1" wp14:editId="2904A860">
              <wp:extent cx="3200400" cy="1944312"/>
              <wp:effectExtent l="0" t="0" r="0" b="0"/>
              <wp:docPr id="14" name="图片 14" descr="D:\Work_File\Paper\校长RT2016Paper及论文\rat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Work_File\Paper\校长RT2016Paper及论文\ratio.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00400" cy="1944312"/>
                      </a:xfrm>
                      <a:prstGeom prst="rect">
                        <a:avLst/>
                      </a:prstGeom>
                      <a:noFill/>
                      <a:ln>
                        <a:noFill/>
                      </a:ln>
                    </pic:spPr>
                  </pic:pic>
                </a:graphicData>
              </a:graphic>
            </wp:inline>
          </w:drawing>
        </w:r>
      </w:ins>
    </w:p>
    <w:p w14:paraId="15078BFD" w14:textId="128C1728" w:rsidR="00CA2719" w:rsidRDefault="00E1240C">
      <w:pPr>
        <w:pStyle w:val="af"/>
        <w:jc w:val="center"/>
        <w:rPr>
          <w:ins w:id="51" w:author="lenovo" w:date="2017-01-09T11:30:00Z"/>
          <w:sz w:val="16"/>
          <w:szCs w:val="16"/>
          <w:lang w:eastAsia="zh-CN"/>
        </w:rPr>
        <w:pPrChange w:id="52" w:author="lenovo" w:date="2017-01-09T11:30:00Z">
          <w:pPr>
            <w:pStyle w:val="2"/>
          </w:pPr>
        </w:pPrChange>
      </w:pPr>
      <w:proofErr w:type="gramStart"/>
      <w:ins w:id="53" w:author="lenovo" w:date="2017-01-09T11:29:00Z">
        <w:r w:rsidRPr="00E1240C">
          <w:rPr>
            <w:rFonts w:ascii="Times New Roman" w:eastAsia="宋体" w:hAnsi="Times New Roman" w:cs="Times New Roman"/>
            <w:sz w:val="16"/>
            <w:szCs w:val="16"/>
            <w:lang w:eastAsia="zh-CN"/>
            <w:rPrChange w:id="54" w:author="lenovo" w:date="2017-01-09T11:30:00Z">
              <w:rPr>
                <w:i w:val="0"/>
                <w:iCs w:val="0"/>
              </w:rPr>
            </w:rPrChange>
          </w:rPr>
          <w:t>Fig.</w:t>
        </w:r>
        <w:proofErr w:type="gramEnd"/>
        <w:r w:rsidRPr="00E1240C">
          <w:rPr>
            <w:rFonts w:ascii="Times New Roman" w:eastAsia="宋体" w:hAnsi="Times New Roman" w:cs="Times New Roman"/>
            <w:sz w:val="16"/>
            <w:szCs w:val="16"/>
            <w:lang w:eastAsia="zh-CN"/>
            <w:rPrChange w:id="55" w:author="lenovo" w:date="2017-01-09T11:30:00Z">
              <w:rPr>
                <w:i w:val="0"/>
                <w:iCs w:val="0"/>
              </w:rPr>
            </w:rPrChange>
          </w:rPr>
          <w:t xml:space="preserve"> </w:t>
        </w:r>
        <w:r w:rsidRPr="00E1240C">
          <w:rPr>
            <w:rFonts w:ascii="Times New Roman" w:eastAsia="宋体" w:hAnsi="Times New Roman" w:cs="Times New Roman"/>
            <w:sz w:val="16"/>
            <w:szCs w:val="16"/>
            <w:lang w:eastAsia="zh-CN"/>
            <w:rPrChange w:id="56" w:author="lenovo" w:date="2017-01-09T11:30:00Z">
              <w:rPr>
                <w:i w:val="0"/>
                <w:iCs w:val="0"/>
              </w:rPr>
            </w:rPrChange>
          </w:rPr>
          <w:fldChar w:fldCharType="begin"/>
        </w:r>
        <w:r w:rsidRPr="00E1240C">
          <w:rPr>
            <w:rFonts w:ascii="Times New Roman" w:eastAsia="宋体" w:hAnsi="Times New Roman" w:cs="Times New Roman"/>
            <w:sz w:val="16"/>
            <w:szCs w:val="16"/>
            <w:lang w:eastAsia="zh-CN"/>
            <w:rPrChange w:id="57" w:author="lenovo" w:date="2017-01-09T11:30:00Z">
              <w:rPr>
                <w:i w:val="0"/>
                <w:iCs w:val="0"/>
              </w:rPr>
            </w:rPrChange>
          </w:rPr>
          <w:instrText xml:space="preserve"> SEQ Fig. \* ARABIC </w:instrText>
        </w:r>
      </w:ins>
      <w:r w:rsidRPr="00E1240C">
        <w:rPr>
          <w:rFonts w:ascii="Times New Roman" w:eastAsia="宋体" w:hAnsi="Times New Roman" w:cs="Times New Roman"/>
          <w:sz w:val="16"/>
          <w:szCs w:val="16"/>
          <w:lang w:eastAsia="zh-CN"/>
          <w:rPrChange w:id="58" w:author="lenovo" w:date="2017-01-09T11:30:00Z">
            <w:rPr>
              <w:i w:val="0"/>
              <w:iCs w:val="0"/>
            </w:rPr>
          </w:rPrChange>
        </w:rPr>
        <w:fldChar w:fldCharType="separate"/>
      </w:r>
      <w:ins w:id="59" w:author="lenovo" w:date="2017-01-09T11:31:00Z">
        <w:r>
          <w:rPr>
            <w:rFonts w:ascii="Times New Roman" w:eastAsia="宋体" w:hAnsi="Times New Roman" w:cs="Times New Roman"/>
            <w:noProof/>
            <w:sz w:val="16"/>
            <w:szCs w:val="16"/>
            <w:lang w:eastAsia="zh-CN"/>
          </w:rPr>
          <w:t>3</w:t>
        </w:r>
      </w:ins>
      <w:ins w:id="60" w:author="lenovo" w:date="2017-01-09T11:29:00Z">
        <w:r w:rsidRPr="00E1240C">
          <w:rPr>
            <w:rFonts w:ascii="Times New Roman" w:eastAsia="宋体" w:hAnsi="Times New Roman" w:cs="Times New Roman"/>
            <w:sz w:val="16"/>
            <w:szCs w:val="16"/>
            <w:lang w:eastAsia="zh-CN"/>
            <w:rPrChange w:id="61" w:author="lenovo" w:date="2017-01-09T11:30:00Z">
              <w:rPr>
                <w:i w:val="0"/>
                <w:iCs w:val="0"/>
              </w:rPr>
            </w:rPrChange>
          </w:rPr>
          <w:fldChar w:fldCharType="end"/>
        </w:r>
        <w:r w:rsidRPr="00E1240C">
          <w:rPr>
            <w:rFonts w:ascii="Times New Roman" w:eastAsia="宋体" w:hAnsi="Times New Roman" w:cs="Times New Roman"/>
            <w:sz w:val="16"/>
            <w:szCs w:val="16"/>
            <w:lang w:eastAsia="zh-CN"/>
            <w:rPrChange w:id="62" w:author="lenovo" w:date="2017-01-09T11:30:00Z">
              <w:rPr>
                <w:i w:val="0"/>
                <w:iCs w:val="0"/>
                <w:lang w:eastAsia="zh-CN"/>
              </w:rPr>
            </w:rPrChange>
          </w:rPr>
          <w:t>. The output signals of wide strip and narrow strip under different width ratio</w:t>
        </w:r>
      </w:ins>
    </w:p>
    <w:p w14:paraId="5A72D9FB" w14:textId="77777777" w:rsidR="00E1240C" w:rsidRDefault="00E1240C">
      <w:pPr>
        <w:keepNext/>
        <w:jc w:val="center"/>
        <w:rPr>
          <w:ins w:id="63" w:author="lenovo" w:date="2017-01-09T11:31:00Z"/>
        </w:rPr>
        <w:pPrChange w:id="64" w:author="lenovo" w:date="2017-01-09T11:31:00Z">
          <w:pPr>
            <w:jc w:val="center"/>
          </w:pPr>
        </w:pPrChange>
      </w:pPr>
      <w:ins w:id="65" w:author="lenovo" w:date="2017-01-09T11:30:00Z">
        <w:r>
          <w:rPr>
            <w:rFonts w:eastAsia="微软雅黑"/>
            <w:noProof/>
            <w:color w:val="FF0000"/>
            <w:sz w:val="21"/>
            <w:szCs w:val="21"/>
            <w:shd w:val="clear" w:color="auto" w:fill="FFFFFF"/>
            <w:lang w:eastAsia="zh-CN"/>
          </w:rPr>
          <w:lastRenderedPageBreak/>
          <w:drawing>
            <wp:inline distT="0" distB="0" distL="0" distR="0" wp14:anchorId="719F4FF4" wp14:editId="31FC7D88">
              <wp:extent cx="2999232" cy="2048396"/>
              <wp:effectExtent l="0" t="0" r="0" b="9525"/>
              <wp:docPr id="15" name="图片 15" descr="C:\Users\lenovo\Desktop\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novo\Desktop\11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95809" cy="2046058"/>
                      </a:xfrm>
                      <a:prstGeom prst="rect">
                        <a:avLst/>
                      </a:prstGeom>
                      <a:noFill/>
                      <a:ln>
                        <a:noFill/>
                      </a:ln>
                    </pic:spPr>
                  </pic:pic>
                </a:graphicData>
              </a:graphic>
            </wp:inline>
          </w:drawing>
        </w:r>
      </w:ins>
    </w:p>
    <w:p w14:paraId="1002E330" w14:textId="1D33AC7A" w:rsidR="00E1240C" w:rsidRDefault="00E1240C">
      <w:pPr>
        <w:pStyle w:val="af"/>
        <w:jc w:val="center"/>
        <w:rPr>
          <w:ins w:id="66" w:author="lenovo" w:date="2017-01-09T11:31:00Z"/>
          <w:sz w:val="16"/>
          <w:szCs w:val="16"/>
          <w:lang w:eastAsia="zh-CN"/>
        </w:rPr>
        <w:pPrChange w:id="67" w:author="lenovo" w:date="2017-01-09T11:31:00Z">
          <w:pPr>
            <w:pStyle w:val="2"/>
          </w:pPr>
        </w:pPrChange>
      </w:pPr>
      <w:proofErr w:type="gramStart"/>
      <w:ins w:id="68" w:author="lenovo" w:date="2017-01-09T11:31:00Z">
        <w:r w:rsidRPr="00E1240C">
          <w:rPr>
            <w:rFonts w:ascii="Times New Roman" w:eastAsia="宋体" w:hAnsi="Times New Roman" w:cs="Times New Roman"/>
            <w:sz w:val="16"/>
            <w:szCs w:val="16"/>
            <w:lang w:eastAsia="zh-CN"/>
            <w:rPrChange w:id="69" w:author="lenovo" w:date="2017-01-09T11:31:00Z">
              <w:rPr>
                <w:i w:val="0"/>
                <w:iCs w:val="0"/>
              </w:rPr>
            </w:rPrChange>
          </w:rPr>
          <w:t>Fig.</w:t>
        </w:r>
        <w:proofErr w:type="gramEnd"/>
        <w:r w:rsidRPr="00E1240C">
          <w:rPr>
            <w:rFonts w:ascii="Times New Roman" w:eastAsia="宋体" w:hAnsi="Times New Roman" w:cs="Times New Roman"/>
            <w:sz w:val="16"/>
            <w:szCs w:val="16"/>
            <w:lang w:eastAsia="zh-CN"/>
            <w:rPrChange w:id="70" w:author="lenovo" w:date="2017-01-09T11:31:00Z">
              <w:rPr>
                <w:i w:val="0"/>
                <w:iCs w:val="0"/>
              </w:rPr>
            </w:rPrChange>
          </w:rPr>
          <w:t xml:space="preserve"> </w:t>
        </w:r>
        <w:r w:rsidRPr="00E1240C">
          <w:rPr>
            <w:rFonts w:ascii="Times New Roman" w:eastAsia="宋体" w:hAnsi="Times New Roman" w:cs="Times New Roman"/>
            <w:sz w:val="16"/>
            <w:szCs w:val="16"/>
            <w:lang w:eastAsia="zh-CN"/>
            <w:rPrChange w:id="71" w:author="lenovo" w:date="2017-01-09T11:31:00Z">
              <w:rPr>
                <w:i w:val="0"/>
                <w:iCs w:val="0"/>
              </w:rPr>
            </w:rPrChange>
          </w:rPr>
          <w:fldChar w:fldCharType="begin"/>
        </w:r>
        <w:r w:rsidRPr="00E1240C">
          <w:rPr>
            <w:rFonts w:ascii="Times New Roman" w:eastAsia="宋体" w:hAnsi="Times New Roman" w:cs="Times New Roman"/>
            <w:sz w:val="16"/>
            <w:szCs w:val="16"/>
            <w:lang w:eastAsia="zh-CN"/>
            <w:rPrChange w:id="72" w:author="lenovo" w:date="2017-01-09T11:31:00Z">
              <w:rPr>
                <w:i w:val="0"/>
                <w:iCs w:val="0"/>
              </w:rPr>
            </w:rPrChange>
          </w:rPr>
          <w:instrText xml:space="preserve"> SEQ Fig. \* ARABIC </w:instrText>
        </w:r>
      </w:ins>
      <w:r w:rsidRPr="00E1240C">
        <w:rPr>
          <w:rFonts w:ascii="Times New Roman" w:eastAsia="宋体" w:hAnsi="Times New Roman" w:cs="Times New Roman"/>
          <w:sz w:val="16"/>
          <w:szCs w:val="16"/>
          <w:lang w:eastAsia="zh-CN"/>
          <w:rPrChange w:id="73" w:author="lenovo" w:date="2017-01-09T11:31:00Z">
            <w:rPr>
              <w:i w:val="0"/>
              <w:iCs w:val="0"/>
            </w:rPr>
          </w:rPrChange>
        </w:rPr>
        <w:fldChar w:fldCharType="separate"/>
      </w:r>
      <w:ins w:id="74" w:author="lenovo" w:date="2017-01-09T11:31:00Z">
        <w:r w:rsidRPr="00E1240C">
          <w:rPr>
            <w:rFonts w:ascii="Times New Roman" w:eastAsia="宋体" w:hAnsi="Times New Roman" w:cs="Times New Roman"/>
            <w:sz w:val="16"/>
            <w:szCs w:val="16"/>
            <w:lang w:eastAsia="zh-CN"/>
            <w:rPrChange w:id="75" w:author="lenovo" w:date="2017-01-09T11:31:00Z">
              <w:rPr>
                <w:i w:val="0"/>
                <w:iCs w:val="0"/>
                <w:noProof/>
              </w:rPr>
            </w:rPrChange>
          </w:rPr>
          <w:t>4</w:t>
        </w:r>
        <w:r w:rsidRPr="00E1240C">
          <w:rPr>
            <w:rFonts w:ascii="Times New Roman" w:eastAsia="宋体" w:hAnsi="Times New Roman" w:cs="Times New Roman"/>
            <w:sz w:val="16"/>
            <w:szCs w:val="16"/>
            <w:lang w:eastAsia="zh-CN"/>
            <w:rPrChange w:id="76" w:author="lenovo" w:date="2017-01-09T11:31:00Z">
              <w:rPr>
                <w:i w:val="0"/>
                <w:iCs w:val="0"/>
              </w:rPr>
            </w:rPrChange>
          </w:rPr>
          <w:fldChar w:fldCharType="end"/>
        </w:r>
        <w:r w:rsidRPr="00E1240C">
          <w:rPr>
            <w:rFonts w:ascii="Times New Roman" w:eastAsia="宋体" w:hAnsi="Times New Roman" w:cs="Times New Roman"/>
            <w:sz w:val="16"/>
            <w:szCs w:val="16"/>
            <w:lang w:eastAsia="zh-CN"/>
            <w:rPrChange w:id="77" w:author="lenovo" w:date="2017-01-09T11:31:00Z">
              <w:rPr>
                <w:i w:val="0"/>
                <w:iCs w:val="0"/>
                <w:lang w:eastAsia="zh-CN"/>
              </w:rPr>
            </w:rPrChange>
          </w:rPr>
          <w:t>. Output signal of all electronic channels when ratio is 2:1</w:t>
        </w:r>
      </w:ins>
    </w:p>
    <w:p w14:paraId="1DEB0081" w14:textId="7ED9D8A3" w:rsidR="00E1240C" w:rsidRPr="00E1240C" w:rsidRDefault="00E1240C">
      <w:pPr>
        <w:ind w:firstLineChars="100" w:firstLine="200"/>
        <w:rPr>
          <w:ins w:id="78" w:author="lenovo" w:date="2017-01-09T11:31:00Z"/>
          <w:rStyle w:val="keyword"/>
          <w:rFonts w:eastAsiaTheme="minorEastAsia"/>
          <w:color w:val="000000" w:themeColor="text1"/>
          <w:rPrChange w:id="79" w:author="lenovo" w:date="2017-01-09T11:31:00Z">
            <w:rPr>
              <w:ins w:id="80" w:author="lenovo" w:date="2017-01-09T11:31:00Z"/>
              <w:rFonts w:eastAsia="微软雅黑"/>
              <w:color w:val="FF0000"/>
              <w:sz w:val="21"/>
              <w:szCs w:val="21"/>
              <w:shd w:val="clear" w:color="auto" w:fill="FFFFFF"/>
            </w:rPr>
          </w:rPrChange>
        </w:rPr>
        <w:pPrChange w:id="81" w:author="lenovo" w:date="2017-01-09T11:32:00Z">
          <w:pPr/>
        </w:pPrChange>
      </w:pPr>
      <w:ins w:id="82" w:author="lenovo" w:date="2017-01-09T11:31:00Z">
        <w:r w:rsidRPr="00E1240C">
          <w:rPr>
            <w:rStyle w:val="keyword"/>
            <w:rFonts w:eastAsiaTheme="minorEastAsia"/>
            <w:color w:val="000000" w:themeColor="text1"/>
            <w:rPrChange w:id="83" w:author="lenovo" w:date="2017-01-09T11:31:00Z">
              <w:rPr>
                <w:rFonts w:eastAsia="微软雅黑"/>
                <w:color w:val="FF0000"/>
                <w:sz w:val="21"/>
                <w:szCs w:val="21"/>
                <w:shd w:val="clear" w:color="auto" w:fill="FFFFFF"/>
              </w:rPr>
            </w:rPrChange>
          </w:rPr>
          <w:t xml:space="preserve">In order to study the relationship between the two induced strips, we used ANSYS's software Designer and </w:t>
        </w:r>
        <w:proofErr w:type="spellStart"/>
        <w:r w:rsidRPr="00E1240C">
          <w:rPr>
            <w:rStyle w:val="keyword"/>
            <w:rFonts w:eastAsiaTheme="minorEastAsia"/>
            <w:color w:val="000000" w:themeColor="text1"/>
            <w:rPrChange w:id="84" w:author="lenovo" w:date="2017-01-09T11:31:00Z">
              <w:rPr>
                <w:rFonts w:eastAsia="微软雅黑"/>
                <w:color w:val="FF0000"/>
                <w:sz w:val="21"/>
                <w:szCs w:val="21"/>
                <w:shd w:val="clear" w:color="auto" w:fill="FFFFFF"/>
              </w:rPr>
            </w:rPrChange>
          </w:rPr>
          <w:t>SIwave</w:t>
        </w:r>
        <w:proofErr w:type="spellEnd"/>
        <w:r w:rsidRPr="00E1240C">
          <w:rPr>
            <w:rStyle w:val="keyword"/>
            <w:rFonts w:eastAsiaTheme="minorEastAsia"/>
            <w:color w:val="000000" w:themeColor="text1"/>
            <w:rPrChange w:id="85" w:author="lenovo" w:date="2017-01-09T11:31:00Z">
              <w:rPr>
                <w:rFonts w:eastAsia="微软雅黑"/>
                <w:color w:val="FF0000"/>
                <w:sz w:val="21"/>
                <w:szCs w:val="21"/>
                <w:shd w:val="clear" w:color="auto" w:fill="FFFFFF"/>
              </w:rPr>
            </w:rPrChange>
          </w:rPr>
          <w:t xml:space="preserve"> to simulate magnitude of induced signals. The relationship between the larger signal and the smaller signal at different width ratios have been shown in Fig. </w:t>
        </w:r>
      </w:ins>
      <w:ins w:id="86" w:author="lenovo" w:date="2017-01-09T11:32:00Z">
        <w:r>
          <w:rPr>
            <w:rStyle w:val="keyword"/>
            <w:rFonts w:hint="eastAsia"/>
            <w:color w:val="000000" w:themeColor="text1"/>
            <w:lang w:eastAsia="zh-CN"/>
          </w:rPr>
          <w:t>3</w:t>
        </w:r>
      </w:ins>
      <w:ins w:id="87" w:author="lenovo" w:date="2017-01-09T11:31:00Z">
        <w:r w:rsidRPr="00E1240C">
          <w:rPr>
            <w:rStyle w:val="keyword"/>
            <w:rFonts w:eastAsiaTheme="minorEastAsia"/>
            <w:color w:val="000000" w:themeColor="text1"/>
            <w:rPrChange w:id="88" w:author="lenovo" w:date="2017-01-09T11:31:00Z">
              <w:rPr>
                <w:rFonts w:eastAsia="微软雅黑"/>
                <w:color w:val="FF0000"/>
                <w:sz w:val="21"/>
                <w:szCs w:val="21"/>
                <w:shd w:val="clear" w:color="auto" w:fill="FFFFFF"/>
              </w:rPr>
            </w:rPrChange>
          </w:rPr>
          <w:t xml:space="preserve">. It's necessary to ensure that not only the signals from the two induced strip have enough difference, but also the smaller signal can be distinguished easily from crosstalk and noise. It's reasonable to take 2 as the ratio of the two strips, considering the production process of Printed Circuit Board (PCB). Fig. </w:t>
        </w:r>
      </w:ins>
      <w:ins w:id="89" w:author="lenovo" w:date="2017-01-09T11:33:00Z">
        <w:r>
          <w:rPr>
            <w:rStyle w:val="keyword"/>
            <w:rFonts w:hint="eastAsia"/>
            <w:color w:val="000000" w:themeColor="text1"/>
            <w:lang w:eastAsia="zh-CN"/>
          </w:rPr>
          <w:t>4</w:t>
        </w:r>
      </w:ins>
      <w:ins w:id="90" w:author="lenovo" w:date="2017-01-09T11:31:00Z">
        <w:r w:rsidRPr="00E1240C">
          <w:rPr>
            <w:rStyle w:val="keyword"/>
            <w:rFonts w:eastAsiaTheme="minorEastAsia"/>
            <w:color w:val="000000" w:themeColor="text1"/>
            <w:rPrChange w:id="91" w:author="lenovo" w:date="2017-01-09T11:31:00Z">
              <w:rPr>
                <w:rFonts w:eastAsia="微软雅黑"/>
                <w:color w:val="FF0000"/>
                <w:sz w:val="21"/>
                <w:szCs w:val="21"/>
                <w:shd w:val="clear" w:color="auto" w:fill="FFFFFF"/>
              </w:rPr>
            </w:rPrChange>
          </w:rPr>
          <w:t xml:space="preserve"> shows the output signal of each channel when the width ratio is 2. I</w:t>
        </w:r>
        <w:r w:rsidR="00847D49" w:rsidRPr="00847D49">
          <w:rPr>
            <w:rStyle w:val="keyword"/>
            <w:rFonts w:eastAsiaTheme="minorEastAsia"/>
            <w:color w:val="000000" w:themeColor="text1"/>
          </w:rPr>
          <w:t xml:space="preserve">t can be seen from Fig. </w:t>
        </w:r>
      </w:ins>
      <w:ins w:id="92" w:author="lenovo" w:date="2017-01-09T11:33:00Z">
        <w:r w:rsidR="00847D49">
          <w:rPr>
            <w:rStyle w:val="keyword"/>
            <w:rFonts w:hint="eastAsia"/>
            <w:color w:val="000000" w:themeColor="text1"/>
            <w:lang w:eastAsia="zh-CN"/>
          </w:rPr>
          <w:t>4</w:t>
        </w:r>
      </w:ins>
      <w:ins w:id="93" w:author="lenovo" w:date="2017-01-09T11:31:00Z">
        <w:r w:rsidRPr="00E1240C">
          <w:rPr>
            <w:rStyle w:val="keyword"/>
            <w:rFonts w:eastAsiaTheme="minorEastAsia"/>
            <w:color w:val="000000" w:themeColor="text1"/>
            <w:rPrChange w:id="94" w:author="lenovo" w:date="2017-01-09T11:31:00Z">
              <w:rPr>
                <w:rFonts w:eastAsia="微软雅黑"/>
                <w:color w:val="FF0000"/>
                <w:sz w:val="21"/>
                <w:szCs w:val="21"/>
                <w:shd w:val="clear" w:color="auto" w:fill="FFFFFF"/>
              </w:rPr>
            </w:rPrChange>
          </w:rPr>
          <w:t xml:space="preserve"> that the smaller signal has enough recognition degree from crosstalk. Of course, it’s much larger than the noise.</w:t>
        </w:r>
      </w:ins>
    </w:p>
    <w:p w14:paraId="3D42826F" w14:textId="77777777" w:rsidR="00E1240C" w:rsidRPr="00E1240C" w:rsidRDefault="00E1240C">
      <w:pPr>
        <w:rPr>
          <w:ins w:id="95" w:author="lenovo" w:date="2017-01-09T11:26:00Z"/>
          <w:lang w:eastAsia="zh-CN"/>
        </w:rPr>
        <w:pPrChange w:id="96" w:author="lenovo" w:date="2017-01-09T11:31:00Z">
          <w:pPr>
            <w:pStyle w:val="2"/>
          </w:pPr>
        </w:pPrChange>
      </w:pPr>
    </w:p>
    <w:p w14:paraId="7C32A4C2" w14:textId="77777777" w:rsidR="00CA2719" w:rsidRDefault="00CA2719" w:rsidP="000879D0">
      <w:pPr>
        <w:pStyle w:val="Text"/>
        <w:ind w:left="4444" w:firstLine="0"/>
        <w:rPr>
          <w:ins w:id="97" w:author="lenovo" w:date="2017-01-09T11:17:00Z"/>
          <w:lang w:eastAsia="zh-CN"/>
        </w:rPr>
      </w:pPr>
    </w:p>
    <w:p w14:paraId="2F03814C" w14:textId="56C1F8A4" w:rsidR="00830D84" w:rsidRDefault="00830D84" w:rsidP="00830D84">
      <w:pPr>
        <w:pStyle w:val="2"/>
        <w:rPr>
          <w:ins w:id="98" w:author="lenovo" w:date="2017-01-09T11:18:00Z"/>
          <w:lang w:eastAsia="zh-CN"/>
        </w:rPr>
      </w:pPr>
      <w:ins w:id="99" w:author="lenovo" w:date="2017-01-09T11:17:00Z">
        <w:r>
          <w:rPr>
            <w:rFonts w:hint="eastAsia"/>
            <w:lang w:eastAsia="zh-CN"/>
          </w:rPr>
          <w:t xml:space="preserve">Packet Coding </w:t>
        </w:r>
      </w:ins>
      <w:ins w:id="100" w:author="lenovo" w:date="2017-01-09T11:18:00Z">
        <w:r>
          <w:rPr>
            <w:rFonts w:hint="eastAsia"/>
            <w:lang w:eastAsia="zh-CN"/>
          </w:rPr>
          <w:t>T</w:t>
        </w:r>
      </w:ins>
      <w:ins w:id="101" w:author="lenovo" w:date="2017-01-09T11:17:00Z">
        <w:r>
          <w:rPr>
            <w:rFonts w:hint="eastAsia"/>
            <w:lang w:eastAsia="zh-CN"/>
          </w:rPr>
          <w:t>echniques</w:t>
        </w:r>
      </w:ins>
    </w:p>
    <w:p w14:paraId="1D2B4AA2" w14:textId="77777777" w:rsidR="00FE3F31" w:rsidRDefault="00FE3F31">
      <w:pPr>
        <w:keepNext/>
        <w:jc w:val="center"/>
        <w:rPr>
          <w:ins w:id="102" w:author="lenovo" w:date="2017-01-09T11:21:00Z"/>
        </w:rPr>
        <w:pPrChange w:id="103" w:author="lenovo" w:date="2017-01-09T11:21:00Z">
          <w:pPr/>
        </w:pPrChange>
      </w:pPr>
      <w:ins w:id="104" w:author="lenovo" w:date="2017-01-09T11:20:00Z">
        <w:r>
          <w:object w:dxaOrig="6861" w:dyaOrig="5690" w14:anchorId="32C78EC3">
            <v:shape id="_x0000_i1026" type="#_x0000_t75" style="width:221.6pt;height:183.75pt" o:ole="">
              <v:imagedata r:id="rId17" o:title=""/>
            </v:shape>
            <o:OLEObject Type="Embed" ProgID="Visio.Drawing.11" ShapeID="_x0000_i1026" DrawAspect="Content" ObjectID="_1545487423" r:id="rId18"/>
          </w:object>
        </w:r>
      </w:ins>
    </w:p>
    <w:p w14:paraId="56F35AE3" w14:textId="0E9A4523" w:rsidR="00FE3F31" w:rsidRDefault="00FE3F31">
      <w:pPr>
        <w:pStyle w:val="af"/>
        <w:jc w:val="center"/>
        <w:rPr>
          <w:ins w:id="105" w:author="lenovo" w:date="2017-01-09T17:11:00Z"/>
          <w:rFonts w:ascii="Times New Roman" w:eastAsia="宋体" w:hAnsi="Times New Roman" w:cs="Times New Roman" w:hint="eastAsia"/>
          <w:sz w:val="16"/>
          <w:szCs w:val="16"/>
          <w:lang w:eastAsia="zh-CN"/>
        </w:rPr>
        <w:pPrChange w:id="106" w:author="lenovo" w:date="2017-01-09T11:21:00Z">
          <w:pPr>
            <w:pStyle w:val="2"/>
          </w:pPr>
        </w:pPrChange>
      </w:pPr>
      <w:proofErr w:type="gramStart"/>
      <w:ins w:id="107" w:author="lenovo" w:date="2017-01-09T11:21:00Z">
        <w:r w:rsidRPr="00FE3F31">
          <w:rPr>
            <w:rFonts w:ascii="Times New Roman" w:eastAsia="宋体" w:hAnsi="Times New Roman" w:cs="Times New Roman"/>
            <w:sz w:val="16"/>
            <w:szCs w:val="16"/>
            <w:lang w:eastAsia="zh-CN"/>
            <w:rPrChange w:id="108" w:author="lenovo" w:date="2017-01-09T11:21:00Z">
              <w:rPr>
                <w:i w:val="0"/>
                <w:iCs w:val="0"/>
              </w:rPr>
            </w:rPrChange>
          </w:rPr>
          <w:t>Fig.</w:t>
        </w:r>
        <w:proofErr w:type="gramEnd"/>
        <w:r w:rsidRPr="00FE3F31">
          <w:rPr>
            <w:rFonts w:ascii="Times New Roman" w:eastAsia="宋体" w:hAnsi="Times New Roman" w:cs="Times New Roman"/>
            <w:sz w:val="16"/>
            <w:szCs w:val="16"/>
            <w:lang w:eastAsia="zh-CN"/>
            <w:rPrChange w:id="109" w:author="lenovo" w:date="2017-01-09T11:21:00Z">
              <w:rPr>
                <w:i w:val="0"/>
                <w:iCs w:val="0"/>
              </w:rPr>
            </w:rPrChange>
          </w:rPr>
          <w:t xml:space="preserve"> </w:t>
        </w:r>
        <w:r w:rsidRPr="00FE3F31">
          <w:rPr>
            <w:rFonts w:ascii="Times New Roman" w:eastAsia="宋体" w:hAnsi="Times New Roman" w:cs="Times New Roman"/>
            <w:sz w:val="16"/>
            <w:szCs w:val="16"/>
            <w:lang w:eastAsia="zh-CN"/>
            <w:rPrChange w:id="110" w:author="lenovo" w:date="2017-01-09T11:21:00Z">
              <w:rPr>
                <w:i w:val="0"/>
                <w:iCs w:val="0"/>
              </w:rPr>
            </w:rPrChange>
          </w:rPr>
          <w:fldChar w:fldCharType="begin"/>
        </w:r>
        <w:r w:rsidRPr="00FE3F31">
          <w:rPr>
            <w:rFonts w:ascii="Times New Roman" w:eastAsia="宋体" w:hAnsi="Times New Roman" w:cs="Times New Roman"/>
            <w:sz w:val="16"/>
            <w:szCs w:val="16"/>
            <w:lang w:eastAsia="zh-CN"/>
            <w:rPrChange w:id="111" w:author="lenovo" w:date="2017-01-09T11:21:00Z">
              <w:rPr>
                <w:i w:val="0"/>
                <w:iCs w:val="0"/>
              </w:rPr>
            </w:rPrChange>
          </w:rPr>
          <w:instrText xml:space="preserve"> SEQ Fig. \* ARABIC </w:instrText>
        </w:r>
      </w:ins>
      <w:r w:rsidRPr="00FE3F31">
        <w:rPr>
          <w:rFonts w:ascii="Times New Roman" w:eastAsia="宋体" w:hAnsi="Times New Roman" w:cs="Times New Roman"/>
          <w:sz w:val="16"/>
          <w:szCs w:val="16"/>
          <w:lang w:eastAsia="zh-CN"/>
          <w:rPrChange w:id="112" w:author="lenovo" w:date="2017-01-09T11:21:00Z">
            <w:rPr>
              <w:i w:val="0"/>
              <w:iCs w:val="0"/>
            </w:rPr>
          </w:rPrChange>
        </w:rPr>
        <w:fldChar w:fldCharType="separate"/>
      </w:r>
      <w:ins w:id="113" w:author="lenovo" w:date="2017-01-09T11:31:00Z">
        <w:r w:rsidR="00E1240C">
          <w:rPr>
            <w:rFonts w:ascii="Times New Roman" w:eastAsia="宋体" w:hAnsi="Times New Roman" w:cs="Times New Roman"/>
            <w:noProof/>
            <w:sz w:val="16"/>
            <w:szCs w:val="16"/>
            <w:lang w:eastAsia="zh-CN"/>
          </w:rPr>
          <w:t>5</w:t>
        </w:r>
      </w:ins>
      <w:ins w:id="114" w:author="lenovo" w:date="2017-01-09T11:21:00Z">
        <w:r w:rsidRPr="00FE3F31">
          <w:rPr>
            <w:rFonts w:ascii="Times New Roman" w:eastAsia="宋体" w:hAnsi="Times New Roman" w:cs="Times New Roman"/>
            <w:sz w:val="16"/>
            <w:szCs w:val="16"/>
            <w:lang w:eastAsia="zh-CN"/>
            <w:rPrChange w:id="115" w:author="lenovo" w:date="2017-01-09T11:21:00Z">
              <w:rPr>
                <w:i w:val="0"/>
                <w:iCs w:val="0"/>
              </w:rPr>
            </w:rPrChange>
          </w:rPr>
          <w:fldChar w:fldCharType="end"/>
        </w:r>
        <w:r w:rsidRPr="00FE3F31">
          <w:rPr>
            <w:rFonts w:ascii="Times New Roman" w:eastAsia="宋体" w:hAnsi="Times New Roman" w:cs="Times New Roman"/>
            <w:sz w:val="16"/>
            <w:szCs w:val="16"/>
            <w:lang w:eastAsia="zh-CN"/>
            <w:rPrChange w:id="116" w:author="lenovo" w:date="2017-01-09T11:21:00Z">
              <w:rPr>
                <w:i w:val="0"/>
                <w:iCs w:val="0"/>
                <w:lang w:eastAsia="zh-CN"/>
              </w:rPr>
            </w:rPrChange>
          </w:rPr>
          <w:t>. Schematic of packet coding techniques</w:t>
        </w:r>
      </w:ins>
    </w:p>
    <w:p w14:paraId="5CD8385B" w14:textId="77777777" w:rsidR="00923A4F" w:rsidRDefault="00923A4F" w:rsidP="00923A4F">
      <w:pPr>
        <w:ind w:firstLineChars="50" w:firstLine="100"/>
        <w:rPr>
          <w:ins w:id="117" w:author="lenovo" w:date="2017-01-09T17:11:00Z"/>
          <w:rFonts w:eastAsia="微软雅黑"/>
          <w:color w:val="FF0000"/>
          <w:sz w:val="21"/>
          <w:szCs w:val="21"/>
          <w:shd w:val="clear" w:color="auto" w:fill="FFFFFF"/>
          <w:lang w:eastAsia="zh-CN"/>
        </w:rPr>
        <w:pPrChange w:id="118" w:author="lenovo" w:date="2017-01-09T17:11:00Z">
          <w:pPr/>
        </w:pPrChange>
      </w:pPr>
      <w:ins w:id="119" w:author="lenovo" w:date="2017-01-09T17:11:00Z">
        <w:r>
          <w:rPr>
            <w:rFonts w:hint="eastAsia"/>
            <w:lang w:eastAsia="zh-CN"/>
          </w:rPr>
          <w:t xml:space="preserve">If two or more adjacent </w:t>
        </w:r>
        <w:r>
          <w:rPr>
            <w:rFonts w:hint="eastAsia"/>
            <w:color w:val="FF0000"/>
            <w:sz w:val="21"/>
            <w:szCs w:val="21"/>
          </w:rPr>
          <w:t>anode strips are directly encoded together, the decoding will have faults because the signal has a certain width and more than one strip is hit.</w:t>
        </w:r>
        <w:r w:rsidRPr="008D3349">
          <w:rPr>
            <w:color w:val="FF0000"/>
            <w:sz w:val="21"/>
            <w:szCs w:val="21"/>
          </w:rPr>
          <w:t xml:space="preserve"> To</w:t>
        </w:r>
        <w:r>
          <w:rPr>
            <w:rFonts w:hint="eastAsia"/>
            <w:color w:val="FF0000"/>
            <w:sz w:val="21"/>
            <w:szCs w:val="21"/>
          </w:rPr>
          <w:t xml:space="preserve"> solve this problem</w:t>
        </w:r>
        <w:r w:rsidRPr="008D3349">
          <w:rPr>
            <w:color w:val="FF0000"/>
            <w:sz w:val="21"/>
            <w:szCs w:val="21"/>
          </w:rPr>
          <w:t xml:space="preserve">, </w:t>
        </w:r>
        <w:r>
          <w:rPr>
            <w:rFonts w:hint="eastAsia"/>
            <w:color w:val="FF0000"/>
            <w:sz w:val="21"/>
            <w:szCs w:val="21"/>
          </w:rPr>
          <w:t>P</w:t>
        </w:r>
        <w:r w:rsidRPr="008D3349">
          <w:rPr>
            <w:color w:val="FF0000"/>
            <w:sz w:val="21"/>
            <w:szCs w:val="21"/>
          </w:rPr>
          <w:t xml:space="preserve">acket </w:t>
        </w:r>
        <w:r>
          <w:rPr>
            <w:rFonts w:hint="eastAsia"/>
            <w:color w:val="FF0000"/>
            <w:sz w:val="21"/>
            <w:szCs w:val="21"/>
          </w:rPr>
          <w:t>C</w:t>
        </w:r>
        <w:r w:rsidRPr="008D3349">
          <w:rPr>
            <w:color w:val="FF0000"/>
            <w:sz w:val="21"/>
            <w:szCs w:val="21"/>
          </w:rPr>
          <w:t>oding techniques</w:t>
        </w:r>
        <w:r>
          <w:rPr>
            <w:rFonts w:hint="eastAsia"/>
            <w:color w:val="FF0000"/>
            <w:sz w:val="21"/>
            <w:szCs w:val="21"/>
          </w:rPr>
          <w:t xml:space="preserve"> are proposed</w:t>
        </w:r>
        <w:r w:rsidRPr="008D3349">
          <w:rPr>
            <w:color w:val="FF0000"/>
            <w:sz w:val="21"/>
            <w:szCs w:val="21"/>
          </w:rPr>
          <w:t xml:space="preserve">. As shown in </w:t>
        </w:r>
        <w:r>
          <w:rPr>
            <w:rFonts w:hint="eastAsia"/>
            <w:color w:val="FF0000"/>
            <w:sz w:val="21"/>
            <w:szCs w:val="21"/>
          </w:rPr>
          <w:t xml:space="preserve">Fig. </w:t>
        </w:r>
        <w:r>
          <w:rPr>
            <w:rFonts w:hint="eastAsia"/>
            <w:color w:val="FF0000"/>
            <w:sz w:val="21"/>
            <w:szCs w:val="21"/>
            <w:lang w:eastAsia="zh-CN"/>
          </w:rPr>
          <w:t>5</w:t>
        </w:r>
        <w:r w:rsidRPr="008D3349">
          <w:rPr>
            <w:color w:val="FF0000"/>
            <w:sz w:val="21"/>
            <w:szCs w:val="21"/>
          </w:rPr>
          <w:t>, the adjacent anode strips are assigned to different groups, which are encoded and decoded individually. In this way, a</w:t>
        </w:r>
        <w:r>
          <w:rPr>
            <w:rFonts w:hint="eastAsia"/>
            <w:color w:val="FF0000"/>
            <w:sz w:val="21"/>
            <w:szCs w:val="21"/>
          </w:rPr>
          <w:t>n</w:t>
        </w:r>
        <w:r w:rsidRPr="008D3349">
          <w:rPr>
            <w:color w:val="FF0000"/>
            <w:sz w:val="21"/>
            <w:szCs w:val="21"/>
          </w:rPr>
          <w:t xml:space="preserve"> event with a certain width will not hit more than one strip of one group. The number of group is decided on</w:t>
        </w:r>
        <w:r w:rsidRPr="008D3349">
          <w:rPr>
            <w:rFonts w:eastAsia="微软雅黑"/>
            <w:color w:val="FF0000"/>
            <w:sz w:val="21"/>
            <w:szCs w:val="21"/>
            <w:shd w:val="clear" w:color="auto" w:fill="FFFFFF"/>
          </w:rPr>
          <w:t xml:space="preserve"> the </w:t>
        </w:r>
        <w:r w:rsidRPr="00DC49EF">
          <w:rPr>
            <w:rFonts w:eastAsia="微软雅黑"/>
            <w:color w:val="FF0000"/>
            <w:sz w:val="21"/>
            <w:szCs w:val="21"/>
            <w:shd w:val="clear" w:color="auto" w:fill="FFFFFF"/>
          </w:rPr>
          <w:t xml:space="preserve">width of the </w:t>
        </w:r>
        <w:r w:rsidRPr="00DC49EF">
          <w:rPr>
            <w:rFonts w:eastAsia="微软雅黑" w:hint="eastAsia"/>
            <w:color w:val="FF0000"/>
            <w:sz w:val="21"/>
            <w:szCs w:val="21"/>
            <w:shd w:val="clear" w:color="auto" w:fill="FFFFFF"/>
          </w:rPr>
          <w:t>s</w:t>
        </w:r>
        <w:r>
          <w:rPr>
            <w:rFonts w:eastAsia="微软雅黑" w:hint="eastAsia"/>
            <w:color w:val="FF0000"/>
            <w:sz w:val="21"/>
            <w:szCs w:val="21"/>
            <w:shd w:val="clear" w:color="auto" w:fill="FFFFFF"/>
          </w:rPr>
          <w:t>ignal</w:t>
        </w:r>
        <w:r w:rsidRPr="008D3349">
          <w:rPr>
            <w:rFonts w:eastAsia="微软雅黑"/>
            <w:color w:val="FF0000"/>
            <w:sz w:val="21"/>
            <w:szCs w:val="21"/>
            <w:shd w:val="clear" w:color="auto" w:fill="FFFFFF"/>
          </w:rPr>
          <w:t xml:space="preserve"> and the width of the strip.</w:t>
        </w:r>
        <w:r>
          <w:rPr>
            <w:rFonts w:eastAsia="微软雅黑" w:hint="eastAsia"/>
            <w:color w:val="FF0000"/>
            <w:sz w:val="21"/>
            <w:szCs w:val="21"/>
            <w:shd w:val="clear" w:color="auto" w:fill="FFFFFF"/>
          </w:rPr>
          <w:t xml:space="preserve"> Besides</w:t>
        </w:r>
        <w:r>
          <w:rPr>
            <w:rFonts w:eastAsia="微软雅黑"/>
            <w:color w:val="FF0000"/>
            <w:sz w:val="21"/>
            <w:szCs w:val="21"/>
            <w:shd w:val="clear" w:color="auto" w:fill="FFFFFF"/>
          </w:rPr>
          <w:t xml:space="preserve">, </w:t>
        </w:r>
        <w:r>
          <w:rPr>
            <w:rFonts w:eastAsia="微软雅黑" w:hint="eastAsia"/>
            <w:color w:val="FF0000"/>
            <w:sz w:val="21"/>
            <w:szCs w:val="21"/>
            <w:shd w:val="clear" w:color="auto" w:fill="FFFFFF"/>
          </w:rPr>
          <w:t xml:space="preserve">by </w:t>
        </w:r>
        <w:r>
          <w:rPr>
            <w:rFonts w:eastAsia="微软雅黑" w:hint="eastAsia"/>
            <w:color w:val="FF0000"/>
            <w:sz w:val="21"/>
            <w:szCs w:val="21"/>
            <w:shd w:val="clear" w:color="auto" w:fill="FFFFFF"/>
          </w:rPr>
          <w:lastRenderedPageBreak/>
          <w:t>using Packet Coding method,</w:t>
        </w:r>
        <w:r w:rsidRPr="008D3349">
          <w:rPr>
            <w:rFonts w:eastAsia="微软雅黑"/>
            <w:color w:val="FF0000"/>
            <w:sz w:val="21"/>
            <w:szCs w:val="21"/>
            <w:shd w:val="clear" w:color="auto" w:fill="FFFFFF"/>
          </w:rPr>
          <w:t xml:space="preserve"> higher position resolution can be obtained</w:t>
        </w:r>
        <w:r w:rsidRPr="001D004E">
          <w:rPr>
            <w:rFonts w:eastAsia="微软雅黑"/>
            <w:color w:val="FF0000"/>
            <w:sz w:val="21"/>
            <w:szCs w:val="21"/>
            <w:shd w:val="clear" w:color="auto" w:fill="FFFFFF"/>
          </w:rPr>
          <w:t xml:space="preserve"> by</w:t>
        </w:r>
        <w:r>
          <w:rPr>
            <w:rFonts w:eastAsia="微软雅黑" w:hint="eastAsia"/>
            <w:color w:val="FF0000"/>
            <w:sz w:val="21"/>
            <w:szCs w:val="21"/>
            <w:shd w:val="clear" w:color="auto" w:fill="FFFFFF"/>
          </w:rPr>
          <w:t xml:space="preserve"> applying finer strips. </w:t>
        </w:r>
      </w:ins>
    </w:p>
    <w:p w14:paraId="08DB36F6" w14:textId="77777777" w:rsidR="00923A4F" w:rsidRPr="00923A4F" w:rsidRDefault="00923A4F" w:rsidP="00923A4F">
      <w:pPr>
        <w:rPr>
          <w:ins w:id="120" w:author="lenovo" w:date="2017-01-09T11:17:00Z"/>
          <w:lang w:eastAsia="zh-CN"/>
        </w:rPr>
        <w:pPrChange w:id="121" w:author="lenovo" w:date="2017-01-09T17:11:00Z">
          <w:pPr>
            <w:pStyle w:val="2"/>
          </w:pPr>
        </w:pPrChange>
      </w:pPr>
    </w:p>
    <w:p w14:paraId="69E27085" w14:textId="77777777" w:rsidR="00830D84" w:rsidRPr="000879D0" w:rsidRDefault="00830D84" w:rsidP="000879D0">
      <w:pPr>
        <w:pStyle w:val="Text"/>
        <w:ind w:left="4444" w:firstLine="0"/>
        <w:rPr>
          <w:rStyle w:val="keyword"/>
          <w:color w:val="000000" w:themeColor="text1"/>
          <w:sz w:val="22"/>
          <w:lang w:eastAsia="zh-CN"/>
        </w:rPr>
      </w:pPr>
    </w:p>
    <w:p w14:paraId="271BE670" w14:textId="50A04C30" w:rsidR="00E97B99" w:rsidRPr="00974EAA" w:rsidRDefault="00974EAA" w:rsidP="00974EAA">
      <w:pPr>
        <w:pStyle w:val="1"/>
        <w:rPr>
          <w:rStyle w:val="keyword"/>
          <w:rFonts w:eastAsiaTheme="minorEastAsia"/>
          <w:smallCaps w:val="0"/>
          <w:color w:val="000000" w:themeColor="text1"/>
          <w:kern w:val="0"/>
        </w:rPr>
      </w:pPr>
      <w:r>
        <w:rPr>
          <w:rStyle w:val="keyword"/>
          <w:rFonts w:hint="eastAsia"/>
          <w:smallCaps w:val="0"/>
          <w:color w:val="000000" w:themeColor="text1"/>
          <w:kern w:val="0"/>
          <w:lang w:eastAsia="zh-CN"/>
        </w:rPr>
        <w:t>VERIFICATION TEST</w:t>
      </w:r>
    </w:p>
    <w:p w14:paraId="7FA60773" w14:textId="7E840643" w:rsidR="00974EAA" w:rsidRDefault="00974EAA" w:rsidP="00974EAA">
      <w:pPr>
        <w:pStyle w:val="Text"/>
        <w:keepNext/>
      </w:pPr>
      <w:del w:id="122" w:author="lenovo" w:date="2016-12-23T16:48:00Z">
        <w:r w:rsidRPr="003E5991" w:rsidDel="0050786A">
          <w:rPr>
            <w:rFonts w:eastAsiaTheme="minorEastAsia"/>
            <w:noProof/>
            <w:color w:val="000000" w:themeColor="text1"/>
            <w:lang w:eastAsia="zh-CN"/>
          </w:rPr>
          <w:drawing>
            <wp:inline distT="0" distB="0" distL="0" distR="0" wp14:anchorId="3516BA5A" wp14:editId="4507A76F">
              <wp:extent cx="3200400" cy="1640278"/>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9">
                        <a:extLst>
                          <a:ext uri="{28A0092B-C50C-407E-A947-70E740481C1C}">
                            <a14:useLocalDpi xmlns:a14="http://schemas.microsoft.com/office/drawing/2010/main" val="0"/>
                          </a:ext>
                        </a:extLst>
                      </a:blip>
                      <a:srcRect b="3611"/>
                      <a:stretch/>
                    </pic:blipFill>
                    <pic:spPr bwMode="auto">
                      <a:xfrm>
                        <a:off x="0" y="0"/>
                        <a:ext cx="3200400" cy="1640278"/>
                      </a:xfrm>
                      <a:prstGeom prst="rect">
                        <a:avLst/>
                      </a:prstGeom>
                      <a:noFill/>
                      <a:ln>
                        <a:noFill/>
                      </a:ln>
                      <a:effectLst/>
                      <a:extLst>
                        <a:ext uri="{53640926-AAD7-44D8-BBD7-CCE9431645EC}">
                          <a14:shadowObscured xmlns:a14="http://schemas.microsoft.com/office/drawing/2010/main"/>
                        </a:ext>
                      </a:extLst>
                    </pic:spPr>
                  </pic:pic>
                </a:graphicData>
              </a:graphic>
            </wp:inline>
          </w:drawing>
        </w:r>
      </w:del>
      <w:ins w:id="123" w:author="lenovo" w:date="2016-12-26T10:19:00Z">
        <w:r w:rsidR="0036747E">
          <w:rPr>
            <w:noProof/>
            <w:lang w:eastAsia="zh-CN"/>
          </w:rPr>
          <w:drawing>
            <wp:inline distT="0" distB="0" distL="0" distR="0" wp14:anchorId="580F150F" wp14:editId="42958E61">
              <wp:extent cx="3193415" cy="1699260"/>
              <wp:effectExtent l="0" t="0" r="6985" b="0"/>
              <wp:docPr id="2" name="图片 2" descr="C:\Users\lenovo\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novo\Desktop\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93415" cy="1699260"/>
                      </a:xfrm>
                      <a:prstGeom prst="rect">
                        <a:avLst/>
                      </a:prstGeom>
                      <a:noFill/>
                      <a:ln>
                        <a:noFill/>
                      </a:ln>
                    </pic:spPr>
                  </pic:pic>
                </a:graphicData>
              </a:graphic>
            </wp:inline>
          </w:drawing>
        </w:r>
      </w:ins>
    </w:p>
    <w:p w14:paraId="297930B1" w14:textId="030A21F2" w:rsidR="00974EAA" w:rsidRPr="00BA0E44" w:rsidRDefault="00974EAA" w:rsidP="00BA0E44">
      <w:pPr>
        <w:pStyle w:val="a4"/>
        <w:ind w:firstLine="0"/>
        <w:jc w:val="center"/>
      </w:pPr>
      <w:proofErr w:type="gramStart"/>
      <w:r>
        <w:t>Fig.</w:t>
      </w:r>
      <w:proofErr w:type="gramEnd"/>
      <w:r>
        <w:t xml:space="preserve"> </w:t>
      </w:r>
      <w:fldSimple w:instr=" SEQ Fig. \* ARABIC ">
        <w:ins w:id="124" w:author="lenovo" w:date="2017-01-09T11:31:00Z">
          <w:r w:rsidR="00E1240C">
            <w:rPr>
              <w:noProof/>
            </w:rPr>
            <w:t>6</w:t>
          </w:r>
        </w:ins>
        <w:del w:id="125" w:author="lenovo" w:date="2017-01-09T11:21:00Z">
          <w:r w:rsidR="0074331A" w:rsidDel="00FE3F31">
            <w:rPr>
              <w:noProof/>
            </w:rPr>
            <w:delText>3</w:delText>
          </w:r>
        </w:del>
      </w:fldSimple>
      <w:r>
        <w:rPr>
          <w:rFonts w:hint="eastAsia"/>
        </w:rPr>
        <w:t>. Experimental setup</w:t>
      </w:r>
    </w:p>
    <w:p w14:paraId="74642D3A" w14:textId="0F5ECDFC" w:rsidR="00E97B99" w:rsidRDefault="00974EAA" w:rsidP="00E97B99">
      <w:pPr>
        <w:pStyle w:val="2"/>
      </w:pPr>
      <w:r>
        <w:rPr>
          <w:rFonts w:hint="eastAsia"/>
          <w:lang w:eastAsia="zh-CN"/>
        </w:rPr>
        <w:t>Experiment for verification</w:t>
      </w:r>
    </w:p>
    <w:p w14:paraId="20898529" w14:textId="502BFA3A" w:rsidR="00974EAA" w:rsidRPr="00D8434B" w:rsidRDefault="00974EAA" w:rsidP="00D8434B">
      <w:pPr>
        <w:pStyle w:val="Text"/>
        <w:ind w:firstLine="144"/>
        <w:rPr>
          <w:lang w:eastAsia="zh-CN"/>
        </w:rPr>
      </w:pPr>
      <w:r w:rsidRPr="00D8434B">
        <w:rPr>
          <w:lang w:eastAsia="zh-CN"/>
        </w:rPr>
        <w:t>I</w:t>
      </w:r>
      <w:r w:rsidRPr="00D8434B">
        <w:rPr>
          <w:rFonts w:hint="eastAsia"/>
          <w:lang w:eastAsia="zh-CN"/>
        </w:rPr>
        <w:t xml:space="preserve">n order to verify this method, a </w:t>
      </w:r>
      <w:bookmarkStart w:id="126" w:name="OLE_LINK4"/>
      <w:bookmarkStart w:id="127" w:name="OLE_LINK6"/>
      <w:r w:rsidRPr="00D8434B">
        <w:rPr>
          <w:lang w:eastAsia="zh-CN"/>
        </w:rPr>
        <w:t>prototyp</w:t>
      </w:r>
      <w:r w:rsidRPr="00D8434B">
        <w:rPr>
          <w:rFonts w:hint="eastAsia"/>
          <w:lang w:eastAsia="zh-CN"/>
        </w:rPr>
        <w:t xml:space="preserve">ing </w:t>
      </w:r>
      <w:bookmarkEnd w:id="126"/>
      <w:bookmarkEnd w:id="127"/>
      <w:r w:rsidRPr="00D8434B">
        <w:rPr>
          <w:rFonts w:hint="eastAsia"/>
          <w:lang w:eastAsia="zh-CN"/>
        </w:rPr>
        <w:t>r</w:t>
      </w:r>
      <w:r w:rsidRPr="00D8434B">
        <w:rPr>
          <w:lang w:eastAsia="zh-CN"/>
        </w:rPr>
        <w:t xml:space="preserve">eadout </w:t>
      </w:r>
      <w:r w:rsidRPr="00D8434B">
        <w:rPr>
          <w:rFonts w:hint="eastAsia"/>
          <w:lang w:eastAsia="zh-CN"/>
        </w:rPr>
        <w:t xml:space="preserve">board was </w:t>
      </w:r>
      <w:r w:rsidRPr="00D8434B">
        <w:rPr>
          <w:lang w:eastAsia="zh-CN"/>
        </w:rPr>
        <w:t>manufacture</w:t>
      </w:r>
      <w:r w:rsidRPr="00D8434B">
        <w:rPr>
          <w:rFonts w:hint="eastAsia"/>
          <w:lang w:eastAsia="zh-CN"/>
        </w:rPr>
        <w:t xml:space="preserve">d and </w:t>
      </w:r>
      <w:r w:rsidRPr="00D8434B">
        <w:rPr>
          <w:lang w:eastAsia="zh-CN"/>
        </w:rPr>
        <w:t xml:space="preserve">equipped </w:t>
      </w:r>
      <w:r w:rsidRPr="00D8434B">
        <w:rPr>
          <w:rFonts w:hint="eastAsia"/>
          <w:lang w:eastAsia="zh-CN"/>
        </w:rPr>
        <w:t xml:space="preserve">for a </w:t>
      </w:r>
      <w:bookmarkStart w:id="128" w:name="OLE_LINK39"/>
      <w:r w:rsidRPr="00D8434B">
        <w:rPr>
          <w:rFonts w:hint="eastAsia"/>
          <w:lang w:eastAsia="zh-CN"/>
        </w:rPr>
        <w:t>5</w:t>
      </w:r>
      <w:r w:rsidRPr="00D8434B">
        <w:rPr>
          <w:lang w:eastAsia="zh-CN"/>
        </w:rPr>
        <w:t>×</w:t>
      </w:r>
      <w:r w:rsidRPr="00D8434B">
        <w:rPr>
          <w:rFonts w:hint="eastAsia"/>
          <w:lang w:eastAsia="zh-CN"/>
        </w:rPr>
        <w:t>5 cm2</w:t>
      </w:r>
      <w:bookmarkEnd w:id="128"/>
      <w:r w:rsidRPr="00D8434B">
        <w:rPr>
          <w:rFonts w:hint="eastAsia"/>
          <w:lang w:eastAsia="zh-CN"/>
        </w:rPr>
        <w:t xml:space="preserve"> THGEM </w:t>
      </w:r>
      <w:proofErr w:type="gramStart"/>
      <w:r w:rsidRPr="00D8434B">
        <w:rPr>
          <w:rFonts w:hint="eastAsia"/>
          <w:lang w:eastAsia="zh-CN"/>
        </w:rPr>
        <w:t>detector[</w:t>
      </w:r>
      <w:proofErr w:type="gramEnd"/>
      <w:r w:rsidRPr="00D8434B">
        <w:rPr>
          <w:rFonts w:hint="eastAsia"/>
          <w:lang w:eastAsia="zh-CN"/>
        </w:rPr>
        <w:t>6]. To s</w:t>
      </w:r>
      <w:r w:rsidRPr="00D8434B">
        <w:rPr>
          <w:lang w:eastAsia="zh-CN"/>
        </w:rPr>
        <w:t xml:space="preserve">olve the </w:t>
      </w:r>
      <w:r w:rsidRPr="00D8434B">
        <w:rPr>
          <w:rFonts w:hint="eastAsia"/>
          <w:lang w:eastAsia="zh-CN"/>
        </w:rPr>
        <w:t xml:space="preserve">case that each </w:t>
      </w:r>
      <w:r w:rsidRPr="00D8434B">
        <w:rPr>
          <w:lang w:eastAsia="zh-CN"/>
        </w:rPr>
        <w:t>particle</w:t>
      </w:r>
      <w:r w:rsidRPr="00D8434B">
        <w:rPr>
          <w:rFonts w:hint="eastAsia"/>
          <w:lang w:eastAsia="zh-CN"/>
        </w:rPr>
        <w:t xml:space="preserve"> </w:t>
      </w:r>
      <w:r w:rsidRPr="00D8434B">
        <w:rPr>
          <w:lang w:eastAsia="zh-CN"/>
        </w:rPr>
        <w:t>usually</w:t>
      </w:r>
      <w:r w:rsidRPr="00D8434B">
        <w:rPr>
          <w:rFonts w:hint="eastAsia"/>
          <w:lang w:eastAsia="zh-CN"/>
        </w:rPr>
        <w:t xml:space="preserve"> showers the </w:t>
      </w:r>
      <w:r w:rsidRPr="00D8434B">
        <w:rPr>
          <w:lang w:eastAsia="zh-CN"/>
        </w:rPr>
        <w:t>signal</w:t>
      </w:r>
      <w:r w:rsidRPr="00D8434B">
        <w:rPr>
          <w:rFonts w:hint="eastAsia"/>
          <w:lang w:eastAsia="zh-CN"/>
        </w:rPr>
        <w:t xml:space="preserve"> </w:t>
      </w:r>
      <w:r w:rsidRPr="00D8434B">
        <w:rPr>
          <w:lang w:eastAsia="zh-CN"/>
        </w:rPr>
        <w:t>on</w:t>
      </w:r>
      <w:r w:rsidRPr="00D8434B">
        <w:rPr>
          <w:rFonts w:hint="eastAsia"/>
          <w:lang w:eastAsia="zh-CN"/>
        </w:rPr>
        <w:t xml:space="preserve"> </w:t>
      </w:r>
      <w:r w:rsidRPr="00D8434B">
        <w:rPr>
          <w:lang w:eastAsia="zh-CN"/>
        </w:rPr>
        <w:t xml:space="preserve">several </w:t>
      </w:r>
      <w:bookmarkStart w:id="129" w:name="OLE_LINK7"/>
      <w:bookmarkStart w:id="130" w:name="OLE_LINK8"/>
      <w:r w:rsidRPr="00D8434B">
        <w:rPr>
          <w:lang w:eastAsia="zh-CN"/>
        </w:rPr>
        <w:t>neighboring</w:t>
      </w:r>
      <w:r w:rsidRPr="00D8434B">
        <w:rPr>
          <w:rFonts w:hint="eastAsia"/>
          <w:lang w:eastAsia="zh-CN"/>
        </w:rPr>
        <w:t xml:space="preserve"> </w:t>
      </w:r>
      <w:r w:rsidRPr="00D8434B">
        <w:rPr>
          <w:lang w:eastAsia="zh-CN"/>
        </w:rPr>
        <w:t>strips</w:t>
      </w:r>
      <w:bookmarkEnd w:id="129"/>
      <w:bookmarkEnd w:id="130"/>
      <w:r w:rsidRPr="00D8434B">
        <w:rPr>
          <w:rFonts w:hint="eastAsia"/>
          <w:lang w:eastAsia="zh-CN"/>
        </w:rPr>
        <w:t xml:space="preserve">, the </w:t>
      </w:r>
      <w:r w:rsidRPr="00D8434B">
        <w:rPr>
          <w:lang w:eastAsia="zh-CN"/>
        </w:rPr>
        <w:t>neighboring</w:t>
      </w:r>
      <w:r w:rsidRPr="00D8434B">
        <w:rPr>
          <w:rFonts w:hint="eastAsia"/>
          <w:lang w:eastAsia="zh-CN"/>
        </w:rPr>
        <w:t xml:space="preserve"> </w:t>
      </w:r>
      <w:r w:rsidRPr="00D8434B">
        <w:rPr>
          <w:lang w:eastAsia="zh-CN"/>
        </w:rPr>
        <w:t>strips</w:t>
      </w:r>
      <w:r w:rsidRPr="00D8434B">
        <w:rPr>
          <w:rFonts w:hint="eastAsia"/>
          <w:lang w:eastAsia="zh-CN"/>
        </w:rPr>
        <w:t xml:space="preserve"> are </w:t>
      </w:r>
      <w:r w:rsidRPr="00D8434B">
        <w:rPr>
          <w:lang w:eastAsia="zh-CN"/>
        </w:rPr>
        <w:t>separate</w:t>
      </w:r>
      <w:r w:rsidRPr="00D8434B">
        <w:rPr>
          <w:rFonts w:hint="eastAsia"/>
          <w:lang w:eastAsia="zh-CN"/>
        </w:rPr>
        <w:t xml:space="preserve">d into three groups to encode </w:t>
      </w:r>
      <w:r w:rsidRPr="00D8434B">
        <w:rPr>
          <w:lang w:eastAsia="zh-CN"/>
        </w:rPr>
        <w:t>respectively</w:t>
      </w:r>
      <w:r w:rsidRPr="00D8434B">
        <w:rPr>
          <w:rFonts w:hint="eastAsia"/>
          <w:lang w:eastAsia="zh-CN"/>
        </w:rPr>
        <w:t xml:space="preserve">. Based on the encoding list shown in TALBE II, the </w:t>
      </w:r>
      <w:r w:rsidRPr="00D8434B">
        <w:rPr>
          <w:lang w:eastAsia="zh-CN"/>
        </w:rPr>
        <w:t>prototyp</w:t>
      </w:r>
      <w:r w:rsidRPr="00D8434B">
        <w:rPr>
          <w:rFonts w:hint="eastAsia"/>
          <w:lang w:eastAsia="zh-CN"/>
        </w:rPr>
        <w:t xml:space="preserve">ing board has 47 </w:t>
      </w:r>
      <w:hyperlink r:id="rId21" w:history="1">
        <w:r w:rsidRPr="00D8434B">
          <w:rPr>
            <w:lang w:eastAsia="zh-CN"/>
          </w:rPr>
          <w:t>one-dimensional</w:t>
        </w:r>
      </w:hyperlink>
      <w:r w:rsidRPr="00D8434B">
        <w:rPr>
          <w:rFonts w:hint="eastAsia"/>
          <w:lang w:eastAsia="zh-CN"/>
        </w:rPr>
        <w:t xml:space="preserve"> 1.07mm strips which readout by 15 channels. </w:t>
      </w:r>
      <w:r w:rsidRPr="00D8434B">
        <w:rPr>
          <w:lang w:eastAsia="zh-CN"/>
        </w:rPr>
        <w:t xml:space="preserve">According to </w:t>
      </w:r>
      <w:r w:rsidRPr="00D8434B">
        <w:rPr>
          <w:rFonts w:hint="eastAsia"/>
          <w:lang w:eastAsia="zh-CN"/>
        </w:rPr>
        <w:t>the decoding formula, the hit strip can be decoded by the fired channels.</w:t>
      </w:r>
    </w:p>
    <w:p w14:paraId="56C62938" w14:textId="6681C1E5" w:rsidR="00974EAA" w:rsidRPr="00D8434B" w:rsidRDefault="00974EAA" w:rsidP="00D8434B">
      <w:pPr>
        <w:pStyle w:val="Text"/>
        <w:ind w:firstLine="144"/>
      </w:pPr>
      <w:commentRangeStart w:id="131"/>
      <w:r w:rsidRPr="00D8434B">
        <w:rPr>
          <w:rFonts w:hint="eastAsia"/>
          <w:lang w:eastAsia="zh-CN"/>
        </w:rPr>
        <w:t>As shown in Fig.</w:t>
      </w:r>
      <w:ins w:id="132" w:author="lenovo" w:date="2016-12-26T16:51:00Z">
        <w:r w:rsidR="00A55230">
          <w:rPr>
            <w:rFonts w:hint="eastAsia"/>
            <w:lang w:eastAsia="zh-CN"/>
          </w:rPr>
          <w:t xml:space="preserve"> </w:t>
        </w:r>
      </w:ins>
      <w:del w:id="133" w:author="lenovo" w:date="2017-01-09T17:12:00Z">
        <w:r w:rsidRPr="00D8434B" w:rsidDel="00E71F3F">
          <w:rPr>
            <w:rFonts w:hint="eastAsia"/>
            <w:lang w:eastAsia="zh-CN"/>
          </w:rPr>
          <w:delText>3</w:delText>
        </w:r>
      </w:del>
      <w:ins w:id="134" w:author="lenovo" w:date="2017-01-09T17:12:00Z">
        <w:r w:rsidR="00E71F3F">
          <w:rPr>
            <w:rFonts w:hint="eastAsia"/>
            <w:lang w:eastAsia="zh-CN"/>
          </w:rPr>
          <w:t>6</w:t>
        </w:r>
      </w:ins>
      <w:del w:id="135" w:author="lenovo" w:date="2016-12-26T16:50:00Z">
        <w:r w:rsidRPr="00D8434B" w:rsidDel="00EE1B93">
          <w:rPr>
            <w:rFonts w:hint="eastAsia"/>
          </w:rPr>
          <w:delText>.</w:delText>
        </w:r>
      </w:del>
      <w:del w:id="136" w:author="lenovo" w:date="2016-12-26T16:51:00Z">
        <w:r w:rsidRPr="00D8434B" w:rsidDel="00A55230">
          <w:rPr>
            <w:rFonts w:hint="eastAsia"/>
          </w:rPr>
          <w:delText xml:space="preserve"> </w:delText>
        </w:r>
      </w:del>
      <w:r w:rsidRPr="00D8434B">
        <w:rPr>
          <w:rFonts w:hint="eastAsia"/>
          <w:lang w:eastAsia="zh-CN"/>
        </w:rPr>
        <w:t>,</w:t>
      </w:r>
      <w:bookmarkStart w:id="137" w:name="OLE_LINK56"/>
      <w:bookmarkStart w:id="138" w:name="OLE_LINK57"/>
      <w:r w:rsidRPr="00D8434B">
        <w:rPr>
          <w:rFonts w:hint="eastAsia"/>
          <w:lang w:eastAsia="zh-CN"/>
        </w:rPr>
        <w:t xml:space="preserve"> v</w:t>
      </w:r>
      <w:r w:rsidRPr="00D8434B">
        <w:rPr>
          <w:lang w:eastAsia="zh-CN"/>
        </w:rPr>
        <w:t xml:space="preserve">erification </w:t>
      </w:r>
      <w:r w:rsidRPr="00D8434B">
        <w:rPr>
          <w:rFonts w:hint="eastAsia"/>
          <w:lang w:eastAsia="zh-CN"/>
        </w:rPr>
        <w:t>t</w:t>
      </w:r>
      <w:r w:rsidRPr="00D8434B">
        <w:rPr>
          <w:lang w:eastAsia="zh-CN"/>
        </w:rPr>
        <w:t>est</w:t>
      </w:r>
      <w:r w:rsidRPr="00D8434B">
        <w:rPr>
          <w:rFonts w:hint="eastAsia"/>
          <w:lang w:eastAsia="zh-CN"/>
        </w:rPr>
        <w:t>s were carried out on the THGEM detector</w:t>
      </w:r>
      <w:ins w:id="139" w:author="lenovo" w:date="2016-12-21T15:31:00Z">
        <w:r w:rsidR="00E01297">
          <w:rPr>
            <w:rFonts w:hint="eastAsia"/>
            <w:lang w:eastAsia="zh-CN"/>
          </w:rPr>
          <w:t xml:space="preserve">, which is filled with </w:t>
        </w:r>
        <w:proofErr w:type="spellStart"/>
        <w:r w:rsidR="00E01297">
          <w:rPr>
            <w:rFonts w:hint="eastAsia"/>
            <w:lang w:eastAsia="zh-CN"/>
          </w:rPr>
          <w:t>Ar</w:t>
        </w:r>
        <w:proofErr w:type="spellEnd"/>
        <w:r w:rsidR="00E01297">
          <w:rPr>
            <w:rFonts w:hint="eastAsia"/>
            <w:lang w:eastAsia="zh-CN"/>
          </w:rPr>
          <w:t>/</w:t>
        </w:r>
        <w:proofErr w:type="gramStart"/>
        <w:r w:rsidR="00E01297">
          <w:rPr>
            <w:rFonts w:hint="eastAsia"/>
            <w:lang w:eastAsia="zh-CN"/>
          </w:rPr>
          <w:t>iC</w:t>
        </w:r>
        <w:r w:rsidR="00E01297" w:rsidRPr="00E01297">
          <w:rPr>
            <w:vertAlign w:val="subscript"/>
            <w:lang w:eastAsia="zh-CN"/>
            <w:rPrChange w:id="140" w:author="lenovo" w:date="2016-12-21T15:31:00Z">
              <w:rPr>
                <w:lang w:eastAsia="zh-CN"/>
              </w:rPr>
            </w:rPrChange>
          </w:rPr>
          <w:t>4</w:t>
        </w:r>
        <w:r w:rsidR="00E01297">
          <w:rPr>
            <w:rFonts w:hint="eastAsia"/>
            <w:lang w:eastAsia="zh-CN"/>
          </w:rPr>
          <w:t>H</w:t>
        </w:r>
        <w:r w:rsidR="00E01297" w:rsidRPr="00E01297">
          <w:rPr>
            <w:vertAlign w:val="subscript"/>
            <w:lang w:eastAsia="zh-CN"/>
            <w:rPrChange w:id="141" w:author="lenovo" w:date="2016-12-21T15:31:00Z">
              <w:rPr>
                <w:lang w:eastAsia="zh-CN"/>
              </w:rPr>
            </w:rPrChange>
          </w:rPr>
          <w:t>10</w:t>
        </w:r>
        <w:r w:rsidR="00E01297">
          <w:rPr>
            <w:rFonts w:hint="eastAsia"/>
            <w:lang w:eastAsia="zh-CN"/>
          </w:rPr>
          <w:t>(</w:t>
        </w:r>
        <w:proofErr w:type="gramEnd"/>
        <w:r w:rsidR="00E01297">
          <w:rPr>
            <w:rFonts w:hint="eastAsia"/>
            <w:lang w:eastAsia="zh-CN"/>
          </w:rPr>
          <w:t>93:7)</w:t>
        </w:r>
      </w:ins>
      <w:ins w:id="142" w:author="lenovo" w:date="2016-12-21T15:32:00Z">
        <w:r w:rsidR="00E01297">
          <w:rPr>
            <w:rFonts w:hint="eastAsia"/>
            <w:lang w:eastAsia="zh-CN"/>
          </w:rPr>
          <w:t xml:space="preserve"> gas mixture.</w:t>
        </w:r>
      </w:ins>
      <w:del w:id="143" w:author="lenovo" w:date="2016-12-21T15:30:00Z">
        <w:r w:rsidRPr="00D8434B" w:rsidDel="00E01297">
          <w:rPr>
            <w:rFonts w:hint="eastAsia"/>
            <w:lang w:eastAsia="zh-CN"/>
          </w:rPr>
          <w:delText xml:space="preserve"> </w:delText>
        </w:r>
      </w:del>
      <w:del w:id="144" w:author="lenovo" w:date="2016-12-21T15:32:00Z">
        <w:r w:rsidRPr="00D8434B" w:rsidDel="00FE775B">
          <w:rPr>
            <w:rFonts w:hint="eastAsia"/>
            <w:lang w:eastAsia="zh-CN"/>
          </w:rPr>
          <w:delText xml:space="preserve">using a 8 keV Cu X-ray and Ar/iC4H10 (97:3) </w:delText>
        </w:r>
        <w:commentRangeEnd w:id="131"/>
        <w:r w:rsidR="00B75702" w:rsidDel="00FE775B">
          <w:rPr>
            <w:rStyle w:val="af1"/>
          </w:rPr>
          <w:commentReference w:id="131"/>
        </w:r>
        <w:r w:rsidRPr="00D8434B" w:rsidDel="00FE775B">
          <w:rPr>
            <w:rFonts w:hint="eastAsia"/>
            <w:lang w:eastAsia="zh-CN"/>
          </w:rPr>
          <w:delText>gas mixture.</w:delText>
        </w:r>
      </w:del>
      <w:bookmarkEnd w:id="137"/>
      <w:bookmarkEnd w:id="138"/>
      <w:r w:rsidRPr="00D8434B">
        <w:rPr>
          <w:rFonts w:hint="eastAsia"/>
          <w:lang w:eastAsia="zh-CN"/>
        </w:rPr>
        <w:t xml:space="preserve"> </w:t>
      </w:r>
      <w:r w:rsidRPr="00D8434B">
        <w:rPr>
          <w:lang w:eastAsia="zh-CN"/>
        </w:rPr>
        <w:t>A</w:t>
      </w:r>
      <w:r w:rsidRPr="00D8434B">
        <w:rPr>
          <w:rFonts w:hint="eastAsia"/>
          <w:lang w:eastAsia="zh-CN"/>
        </w:rPr>
        <w:t xml:space="preserve"> 100</w:t>
      </w:r>
      <w:r w:rsidRPr="00D8434B">
        <w:rPr>
          <w:lang w:eastAsia="zh-CN"/>
        </w:rPr>
        <w:t xml:space="preserve"> </w:t>
      </w:r>
      <w:proofErr w:type="spellStart"/>
      <w:r w:rsidRPr="00D8434B">
        <w:rPr>
          <w:lang w:eastAsia="zh-CN"/>
        </w:rPr>
        <w:t>μ</w:t>
      </w:r>
      <w:r w:rsidRPr="00D8434B">
        <w:rPr>
          <w:rFonts w:hint="eastAsia"/>
          <w:lang w:eastAsia="zh-CN"/>
        </w:rPr>
        <w:t>m</w:t>
      </w:r>
      <w:proofErr w:type="spellEnd"/>
      <w:r w:rsidRPr="00D8434B">
        <w:rPr>
          <w:rFonts w:hint="eastAsia"/>
          <w:lang w:eastAsia="zh-CN"/>
        </w:rPr>
        <w:t xml:space="preserve"> </w:t>
      </w:r>
      <w:hyperlink r:id="rId22" w:history="1">
        <w:r w:rsidRPr="00D8434B">
          <w:rPr>
            <w:lang w:eastAsia="zh-CN"/>
          </w:rPr>
          <w:t>slit</w:t>
        </w:r>
      </w:hyperlink>
      <w:r w:rsidRPr="00D8434B">
        <w:rPr>
          <w:rFonts w:hint="eastAsia"/>
          <w:lang w:eastAsia="zh-CN"/>
        </w:rPr>
        <w:t xml:space="preserve"> </w:t>
      </w:r>
      <w:r w:rsidRPr="00D8434B">
        <w:rPr>
          <w:lang w:eastAsia="zh-CN"/>
        </w:rPr>
        <w:t>in a thin brass sheet was used to produce a</w:t>
      </w:r>
      <w:r w:rsidRPr="00D8434B">
        <w:rPr>
          <w:rFonts w:hint="eastAsia"/>
          <w:lang w:eastAsia="zh-CN"/>
        </w:rPr>
        <w:t xml:space="preserve"> </w:t>
      </w:r>
      <w:r w:rsidRPr="00D8434B">
        <w:rPr>
          <w:lang w:eastAsia="zh-CN"/>
        </w:rPr>
        <w:t xml:space="preserve">miniaturized X-ray </w:t>
      </w:r>
      <w:r w:rsidRPr="00D8434B">
        <w:rPr>
          <w:rFonts w:hint="eastAsia"/>
          <w:lang w:eastAsia="zh-CN"/>
        </w:rPr>
        <w:t>beam</w:t>
      </w:r>
      <w:r w:rsidRPr="00D8434B">
        <w:rPr>
          <w:lang w:eastAsia="zh-CN"/>
        </w:rPr>
        <w:t>.</w:t>
      </w:r>
      <w:r w:rsidRPr="00D8434B">
        <w:rPr>
          <w:rFonts w:hint="eastAsia"/>
          <w:lang w:eastAsia="zh-CN"/>
        </w:rPr>
        <w:t xml:space="preserve"> A manual movable </w:t>
      </w:r>
      <w:r w:rsidRPr="00D8434B">
        <w:rPr>
          <w:lang w:eastAsia="zh-CN"/>
        </w:rPr>
        <w:t>platform</w:t>
      </w:r>
      <w:r w:rsidRPr="00D8434B">
        <w:rPr>
          <w:rFonts w:hint="eastAsia"/>
          <w:lang w:eastAsia="zh-CN"/>
        </w:rPr>
        <w:t xml:space="preserve"> was used for the pos</w:t>
      </w:r>
      <w:ins w:id="145" w:author="lenovo" w:date="2016-12-20T15:21:00Z">
        <w:r w:rsidR="00696639">
          <w:rPr>
            <w:rFonts w:hint="eastAsia"/>
            <w:lang w:eastAsia="zh-CN"/>
          </w:rPr>
          <w:t>i</w:t>
        </w:r>
      </w:ins>
      <w:r w:rsidRPr="00D8434B">
        <w:rPr>
          <w:rFonts w:hint="eastAsia"/>
          <w:lang w:eastAsia="zh-CN"/>
        </w:rPr>
        <w:t xml:space="preserve">tion scanning </w:t>
      </w:r>
      <w:proofErr w:type="spellStart"/>
      <w:r w:rsidRPr="00D8434B">
        <w:rPr>
          <w:rFonts w:hint="eastAsia"/>
          <w:lang w:eastAsia="zh-CN"/>
        </w:rPr>
        <w:t>test.The</w:t>
      </w:r>
      <w:proofErr w:type="spellEnd"/>
      <w:r w:rsidRPr="00D8434B">
        <w:rPr>
          <w:rFonts w:hint="eastAsia"/>
          <w:lang w:eastAsia="zh-CN"/>
        </w:rPr>
        <w:t xml:space="preserve"> electronics is based on the VATA160 chip</w:t>
      </w:r>
      <w:proofErr w:type="gramStart"/>
      <w:r w:rsidRPr="00D8434B">
        <w:rPr>
          <w:rFonts w:hint="eastAsia"/>
          <w:lang w:eastAsia="zh-CN"/>
        </w:rPr>
        <w:t>.[</w:t>
      </w:r>
      <w:proofErr w:type="gramEnd"/>
      <w:r w:rsidRPr="00D8434B">
        <w:rPr>
          <w:rFonts w:hint="eastAsia"/>
          <w:lang w:eastAsia="zh-CN"/>
        </w:rPr>
        <w:t>7]</w:t>
      </w:r>
    </w:p>
    <w:p w14:paraId="3847D569" w14:textId="0C274998" w:rsidR="00943E28" w:rsidRDefault="00943E28" w:rsidP="00943E28">
      <w:pPr>
        <w:pStyle w:val="2"/>
        <w:rPr>
          <w:lang w:eastAsia="zh-CN"/>
        </w:rPr>
      </w:pPr>
      <w:r>
        <w:rPr>
          <w:rFonts w:hint="eastAsia"/>
          <w:lang w:eastAsia="zh-CN"/>
        </w:rPr>
        <w:lastRenderedPageBreak/>
        <w:t>Result of tests</w:t>
      </w:r>
    </w:p>
    <w:p w14:paraId="1E551638" w14:textId="5CB8A30C" w:rsidR="00BA0E44" w:rsidRDefault="00943E28" w:rsidP="00BA0E44">
      <w:pPr>
        <w:keepNext/>
        <w:jc w:val="center"/>
      </w:pPr>
      <w:del w:id="146" w:author="lenovo" w:date="2016-12-23T17:01:00Z">
        <w:r w:rsidDel="00026E99">
          <w:rPr>
            <w:rFonts w:hint="eastAsia"/>
            <w:noProof/>
            <w:lang w:eastAsia="zh-CN"/>
          </w:rPr>
          <w:drawing>
            <wp:inline distT="0" distB="0" distL="0" distR="0" wp14:anchorId="26C543D3" wp14:editId="235D1DD5">
              <wp:extent cx="2700000" cy="1698877"/>
              <wp:effectExtent l="0" t="0" r="5715"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00000" cy="1698877"/>
                      </a:xfrm>
                      <a:prstGeom prst="rect">
                        <a:avLst/>
                      </a:prstGeom>
                      <a:noFill/>
                      <a:ln>
                        <a:noFill/>
                      </a:ln>
                    </pic:spPr>
                  </pic:pic>
                </a:graphicData>
              </a:graphic>
            </wp:inline>
          </w:drawing>
        </w:r>
      </w:del>
      <w:ins w:id="147" w:author="lenovo" w:date="2017-01-09T11:24:00Z">
        <w:r w:rsidR="00CA2719">
          <w:object w:dxaOrig="6969" w:dyaOrig="4067" w14:anchorId="0CE524DC">
            <v:shape id="_x0000_i1027" type="#_x0000_t75" style="width:252pt;height:146.8pt" o:ole="">
              <v:imagedata r:id="rId24" o:title=""/>
            </v:shape>
            <o:OLEObject Type="Embed" ProgID="Visio.Drawing.11" ShapeID="_x0000_i1027" DrawAspect="Content" ObjectID="_1545487424" r:id="rId25"/>
          </w:object>
        </w:r>
      </w:ins>
    </w:p>
    <w:p w14:paraId="706274C9" w14:textId="5F3973A6" w:rsidR="00943E28" w:rsidRPr="00BA0E44" w:rsidRDefault="00BA0E44" w:rsidP="00BA0E44">
      <w:pPr>
        <w:pStyle w:val="a4"/>
        <w:ind w:firstLine="0"/>
        <w:jc w:val="center"/>
        <w:rPr>
          <w:lang w:eastAsia="zh-CN"/>
        </w:rPr>
      </w:pPr>
      <w:proofErr w:type="gramStart"/>
      <w:r w:rsidRPr="00BA0E44">
        <w:t>Fig.</w:t>
      </w:r>
      <w:proofErr w:type="gramEnd"/>
      <w:r w:rsidRPr="00BA0E44">
        <w:t xml:space="preserve"> </w:t>
      </w:r>
      <w:fldSimple w:instr=" SEQ Fig. \* ARABIC ">
        <w:ins w:id="148" w:author="lenovo" w:date="2017-01-09T11:31:00Z">
          <w:r w:rsidR="00E1240C">
            <w:rPr>
              <w:noProof/>
            </w:rPr>
            <w:t>7</w:t>
          </w:r>
        </w:ins>
        <w:del w:id="149" w:author="lenovo" w:date="2017-01-09T11:21:00Z">
          <w:r w:rsidR="0074331A" w:rsidDel="00FE3F31">
            <w:rPr>
              <w:noProof/>
            </w:rPr>
            <w:delText>4</w:delText>
          </w:r>
        </w:del>
      </w:fldSimple>
      <w:r w:rsidRPr="00BA0E44">
        <w:rPr>
          <w:rFonts w:hint="eastAsia"/>
        </w:rPr>
        <w:t>. The signal recorded on 15 channels when an event hit</w:t>
      </w:r>
      <w:r>
        <w:rPr>
          <w:rFonts w:hint="eastAsia"/>
        </w:rPr>
        <w:t xml:space="preserve"> </w:t>
      </w:r>
    </w:p>
    <w:p w14:paraId="3D70AAA2" w14:textId="77777777" w:rsidR="00943E28" w:rsidRDefault="00943E28" w:rsidP="00BA0E44">
      <w:pPr>
        <w:pStyle w:val="a4"/>
        <w:ind w:firstLine="0"/>
        <w:jc w:val="center"/>
        <w:rPr>
          <w:lang w:eastAsia="zh-CN"/>
        </w:rPr>
      </w:pPr>
    </w:p>
    <w:p w14:paraId="62BE04CE" w14:textId="0AE0FA71" w:rsidR="00D8434B" w:rsidRDefault="00D8434B" w:rsidP="00D8434B">
      <w:pPr>
        <w:pStyle w:val="a4"/>
        <w:keepNext/>
        <w:ind w:firstLine="0"/>
        <w:jc w:val="center"/>
      </w:pPr>
      <w:del w:id="150" w:author="lenovo" w:date="2016-12-23T15:42:00Z">
        <w:r w:rsidRPr="00775CE9" w:rsidDel="002861E2">
          <w:rPr>
            <w:noProof/>
            <w:lang w:eastAsia="zh-CN"/>
          </w:rPr>
          <w:drawing>
            <wp:inline distT="0" distB="0" distL="0" distR="0" wp14:anchorId="61385958" wp14:editId="758AA590">
              <wp:extent cx="2724820" cy="1862234"/>
              <wp:effectExtent l="0" t="0" r="0" b="5080"/>
              <wp:docPr id="14336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63" name="Picture 3"/>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b="1416"/>
                      <a:stretch/>
                    </pic:blipFill>
                    <pic:spPr bwMode="auto">
                      <a:xfrm>
                        <a:off x="0" y="0"/>
                        <a:ext cx="2726082" cy="1863097"/>
                      </a:xfrm>
                      <a:prstGeom prst="rect">
                        <a:avLst/>
                      </a:prstGeom>
                      <a:noFill/>
                      <a:ln>
                        <a:noFill/>
                      </a:ln>
                      <a:effectLst/>
                      <a:extLst/>
                    </pic:spPr>
                  </pic:pic>
                </a:graphicData>
              </a:graphic>
            </wp:inline>
          </w:drawing>
        </w:r>
      </w:del>
      <w:ins w:id="151" w:author="lenovo" w:date="2017-01-09T11:24:00Z">
        <w:r w:rsidR="00CA2719">
          <w:object w:dxaOrig="7143" w:dyaOrig="4925" w14:anchorId="4CAF5E1C">
            <v:shape id="_x0000_i1028" type="#_x0000_t75" style="width:252pt;height:173.45pt" o:ole="">
              <v:imagedata r:id="rId27" o:title=""/>
            </v:shape>
            <o:OLEObject Type="Embed" ProgID="Visio.Drawing.11" ShapeID="_x0000_i1028" DrawAspect="Content" ObjectID="_1545487425" r:id="rId28"/>
          </w:object>
        </w:r>
      </w:ins>
    </w:p>
    <w:p w14:paraId="4BCD6A52" w14:textId="7CF9C885" w:rsidR="00D8434B" w:rsidRDefault="00D8434B" w:rsidP="00D8434B">
      <w:pPr>
        <w:pStyle w:val="a4"/>
        <w:ind w:firstLine="0"/>
        <w:jc w:val="center"/>
      </w:pPr>
      <w:proofErr w:type="gramStart"/>
      <w:r>
        <w:t>Fig.</w:t>
      </w:r>
      <w:proofErr w:type="gramEnd"/>
      <w:r>
        <w:t xml:space="preserve"> </w:t>
      </w:r>
      <w:fldSimple w:instr=" SEQ Fig. \* ARABIC ">
        <w:ins w:id="152" w:author="lenovo" w:date="2017-01-09T11:31:00Z">
          <w:r w:rsidR="00E1240C">
            <w:rPr>
              <w:noProof/>
            </w:rPr>
            <w:t>8</w:t>
          </w:r>
        </w:ins>
        <w:del w:id="153" w:author="lenovo" w:date="2017-01-09T11:21:00Z">
          <w:r w:rsidR="0074331A" w:rsidDel="00FE3F31">
            <w:rPr>
              <w:noProof/>
            </w:rPr>
            <w:delText>5</w:delText>
          </w:r>
        </w:del>
      </w:fldSimple>
      <w:r>
        <w:rPr>
          <w:rFonts w:hint="eastAsia"/>
        </w:rPr>
        <w:t>. Spatial resolution result of the detector</w:t>
      </w:r>
    </w:p>
    <w:p w14:paraId="158E89DC" w14:textId="77777777" w:rsidR="00D8434B" w:rsidRDefault="00D8434B" w:rsidP="00D8434B">
      <w:pPr>
        <w:rPr>
          <w:lang w:eastAsia="zh-CN"/>
        </w:rPr>
      </w:pPr>
    </w:p>
    <w:p w14:paraId="192A8353" w14:textId="29DE3D9F" w:rsidR="00D8434B" w:rsidRDefault="00D8434B" w:rsidP="00D8434B">
      <w:pPr>
        <w:keepNext/>
        <w:jc w:val="center"/>
      </w:pPr>
      <w:del w:id="154" w:author="lenovo" w:date="2017-01-09T11:25:00Z">
        <w:r w:rsidDel="00CA2719">
          <w:rPr>
            <w:noProof/>
            <w:lang w:eastAsia="zh-CN"/>
          </w:rPr>
          <w:lastRenderedPageBreak/>
          <w:drawing>
            <wp:inline distT="0" distB="0" distL="0" distR="0" wp14:anchorId="1765E9A0" wp14:editId="0515C5FC">
              <wp:extent cx="2700000" cy="1810925"/>
              <wp:effectExtent l="0" t="0" r="5715" b="0"/>
              <wp:docPr id="33" name="图片 33" descr="F:\2014\毕业论文\参考资料\viso图\me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F:\2014\毕业论文\参考资料\viso图\mean.png"/>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t="5556" r="7251" b="3018"/>
                      <a:stretch/>
                    </pic:blipFill>
                    <pic:spPr bwMode="auto">
                      <a:xfrm>
                        <a:off x="0" y="0"/>
                        <a:ext cx="2700000" cy="1810925"/>
                      </a:xfrm>
                      <a:prstGeom prst="rect">
                        <a:avLst/>
                      </a:prstGeom>
                      <a:noFill/>
                      <a:ln>
                        <a:noFill/>
                      </a:ln>
                      <a:extLst>
                        <a:ext uri="{53640926-AAD7-44D8-BBD7-CCE9431645EC}">
                          <a14:shadowObscured xmlns:a14="http://schemas.microsoft.com/office/drawing/2010/main"/>
                        </a:ext>
                      </a:extLst>
                    </pic:spPr>
                  </pic:pic>
                </a:graphicData>
              </a:graphic>
            </wp:inline>
          </w:drawing>
        </w:r>
      </w:del>
      <w:ins w:id="155" w:author="lenovo" w:date="2017-01-09T11:25:00Z">
        <w:r w:rsidR="00CA2719">
          <w:rPr>
            <w:noProof/>
            <w:lang w:eastAsia="zh-CN"/>
          </w:rPr>
          <w:drawing>
            <wp:inline distT="0" distB="0" distL="0" distR="0" wp14:anchorId="4DEEB901" wp14:editId="0E832894">
              <wp:extent cx="2838298" cy="1964976"/>
              <wp:effectExtent l="0" t="0" r="63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842199" cy="1967676"/>
                      </a:xfrm>
                      <a:prstGeom prst="rect">
                        <a:avLst/>
                      </a:prstGeom>
                    </pic:spPr>
                  </pic:pic>
                </a:graphicData>
              </a:graphic>
            </wp:inline>
          </w:drawing>
        </w:r>
      </w:ins>
    </w:p>
    <w:p w14:paraId="184B73FF" w14:textId="1F062F02" w:rsidR="00D8434B" w:rsidRDefault="00D8434B" w:rsidP="00D8434B">
      <w:pPr>
        <w:pStyle w:val="a4"/>
        <w:ind w:firstLine="0"/>
        <w:jc w:val="center"/>
      </w:pPr>
      <w:proofErr w:type="gramStart"/>
      <w:r>
        <w:t>Fig.</w:t>
      </w:r>
      <w:proofErr w:type="gramEnd"/>
      <w:r>
        <w:t xml:space="preserve"> </w:t>
      </w:r>
      <w:fldSimple w:instr=" SEQ Fig. \* ARABIC ">
        <w:ins w:id="156" w:author="lenovo" w:date="2017-01-09T11:31:00Z">
          <w:r w:rsidR="00E1240C">
            <w:rPr>
              <w:noProof/>
            </w:rPr>
            <w:t>9</w:t>
          </w:r>
        </w:ins>
        <w:del w:id="157" w:author="lenovo" w:date="2017-01-09T11:21:00Z">
          <w:r w:rsidR="0074331A" w:rsidDel="00FE3F31">
            <w:rPr>
              <w:noProof/>
            </w:rPr>
            <w:delText>6</w:delText>
          </w:r>
        </w:del>
      </w:fldSimple>
      <w:r>
        <w:rPr>
          <w:rFonts w:hint="eastAsia"/>
        </w:rPr>
        <w:t>. Linear result of position scanning test</w:t>
      </w:r>
    </w:p>
    <w:p w14:paraId="0E9487D4" w14:textId="250E207E" w:rsidR="00D8434B" w:rsidDel="00FF73C9" w:rsidRDefault="00D8434B" w:rsidP="00D8434B">
      <w:pPr>
        <w:keepNext/>
        <w:jc w:val="center"/>
        <w:rPr>
          <w:del w:id="158" w:author="lenovo" w:date="2016-12-23T15:57:00Z"/>
        </w:rPr>
      </w:pPr>
      <w:del w:id="159" w:author="lenovo" w:date="2016-12-23T15:57:00Z">
        <w:r w:rsidDel="00FF73C9">
          <w:rPr>
            <w:rFonts w:eastAsia="Times New Roman"/>
            <w:noProof/>
            <w:szCs w:val="24"/>
            <w:lang w:eastAsia="zh-CN"/>
          </w:rPr>
          <w:drawing>
            <wp:inline distT="0" distB="0" distL="0" distR="0" wp14:anchorId="3E091594" wp14:editId="7D8DB723">
              <wp:extent cx="2700000" cy="1816779"/>
              <wp:effectExtent l="0" t="0" r="5715" b="0"/>
              <wp:docPr id="41" name="图片 41" descr="C:\Users\andy\Documents\Tencent Files\1623569289\Image\C2C\GY[[FA3TP[L~]B0Y(CAC}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andy\Documents\Tencent Files\1623569289\Image\C2C\GY[[FA3TP[L~]B0Y(CAC}31.jpg"/>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2955" t="6629" r="5287" b="2629"/>
                      <a:stretch/>
                    </pic:blipFill>
                    <pic:spPr bwMode="auto">
                      <a:xfrm>
                        <a:off x="0" y="0"/>
                        <a:ext cx="2700000" cy="1816779"/>
                      </a:xfrm>
                      <a:prstGeom prst="rect">
                        <a:avLst/>
                      </a:prstGeom>
                      <a:noFill/>
                      <a:ln>
                        <a:noFill/>
                      </a:ln>
                      <a:extLst>
                        <a:ext uri="{53640926-AAD7-44D8-BBD7-CCE9431645EC}">
                          <a14:shadowObscured xmlns:a14="http://schemas.microsoft.com/office/drawing/2010/main"/>
                        </a:ext>
                      </a:extLst>
                    </pic:spPr>
                  </pic:pic>
                </a:graphicData>
              </a:graphic>
            </wp:inline>
          </w:drawing>
        </w:r>
      </w:del>
    </w:p>
    <w:p w14:paraId="4B462928" w14:textId="41FBDD27" w:rsidR="00D8434B" w:rsidDel="00FF73C9" w:rsidRDefault="00D8434B" w:rsidP="00D8434B">
      <w:pPr>
        <w:pStyle w:val="a4"/>
        <w:ind w:firstLine="0"/>
        <w:jc w:val="center"/>
        <w:rPr>
          <w:del w:id="160" w:author="lenovo" w:date="2016-12-23T15:57:00Z"/>
          <w:lang w:eastAsia="zh-CN"/>
        </w:rPr>
      </w:pPr>
      <w:del w:id="161" w:author="lenovo" w:date="2016-12-23T15:57:00Z">
        <w:r w:rsidDel="00FF73C9">
          <w:delText xml:space="preserve">Fig. </w:delText>
        </w:r>
        <w:r w:rsidR="00B53C0E" w:rsidDel="00FF73C9">
          <w:fldChar w:fldCharType="begin"/>
        </w:r>
        <w:r w:rsidR="00B53C0E" w:rsidDel="00FF73C9">
          <w:delInstrText xml:space="preserve"> SEQ Fig. \* ARABIC </w:delInstrText>
        </w:r>
        <w:r w:rsidR="00B53C0E" w:rsidDel="00FF73C9">
          <w:fldChar w:fldCharType="separate"/>
        </w:r>
        <w:r w:rsidR="0074331A" w:rsidDel="00FF73C9">
          <w:rPr>
            <w:noProof/>
          </w:rPr>
          <w:delText>7</w:delText>
        </w:r>
        <w:r w:rsidR="00B53C0E" w:rsidDel="00FF73C9">
          <w:rPr>
            <w:noProof/>
          </w:rPr>
          <w:fldChar w:fldCharType="end"/>
        </w:r>
        <w:r w:rsidDel="00FF73C9">
          <w:rPr>
            <w:rFonts w:hint="eastAsia"/>
          </w:rPr>
          <w:delText>. Spatial resolution results of position scanning test</w:delText>
        </w:r>
      </w:del>
    </w:p>
    <w:p w14:paraId="0D63E1E2" w14:textId="77777777" w:rsidR="00D8434B" w:rsidRDefault="00D8434B" w:rsidP="00D8434B">
      <w:pPr>
        <w:pStyle w:val="a4"/>
        <w:ind w:firstLine="0"/>
        <w:jc w:val="center"/>
        <w:rPr>
          <w:lang w:eastAsia="zh-CN"/>
        </w:rPr>
      </w:pPr>
    </w:p>
    <w:p w14:paraId="2FB4EDA4" w14:textId="77777777" w:rsidR="00E33611" w:rsidRDefault="00D8434B" w:rsidP="00D8434B">
      <w:pPr>
        <w:pStyle w:val="Text"/>
        <w:ind w:firstLine="144"/>
        <w:rPr>
          <w:ins w:id="162" w:author="lenovo" w:date="2017-01-09T11:35:00Z"/>
          <w:lang w:eastAsia="zh-CN"/>
        </w:rPr>
      </w:pPr>
      <w:bookmarkStart w:id="163" w:name="OLE_LINK46"/>
      <w:bookmarkStart w:id="164" w:name="OLE_LINK47"/>
      <w:r w:rsidRPr="00D8434B">
        <w:rPr>
          <w:rFonts w:hint="eastAsia"/>
          <w:lang w:eastAsia="zh-CN"/>
        </w:rPr>
        <w:t xml:space="preserve">Fig. </w:t>
      </w:r>
      <w:ins w:id="165" w:author="lenovo" w:date="2017-01-09T11:34:00Z">
        <w:r w:rsidR="00E33611">
          <w:rPr>
            <w:rFonts w:hint="eastAsia"/>
            <w:lang w:eastAsia="zh-CN"/>
          </w:rPr>
          <w:t>7</w:t>
        </w:r>
      </w:ins>
      <w:del w:id="166" w:author="lenovo" w:date="2017-01-09T11:34:00Z">
        <w:r w:rsidRPr="00D8434B" w:rsidDel="00E33611">
          <w:rPr>
            <w:rFonts w:hint="eastAsia"/>
            <w:lang w:eastAsia="zh-CN"/>
          </w:rPr>
          <w:delText>4</w:delText>
        </w:r>
      </w:del>
      <w:r w:rsidRPr="00D8434B">
        <w:rPr>
          <w:rFonts w:hint="eastAsia"/>
          <w:lang w:eastAsia="zh-CN"/>
        </w:rPr>
        <w:t xml:space="preserve"> </w:t>
      </w:r>
      <w:bookmarkEnd w:id="163"/>
      <w:bookmarkEnd w:id="164"/>
      <w:r w:rsidRPr="00D8434B">
        <w:rPr>
          <w:rFonts w:hint="eastAsia"/>
          <w:lang w:eastAsia="zh-CN"/>
        </w:rPr>
        <w:t xml:space="preserve">shows the signals recorded on all 15 </w:t>
      </w:r>
      <w:commentRangeStart w:id="167"/>
      <w:r w:rsidRPr="00D8434B">
        <w:rPr>
          <w:rFonts w:hint="eastAsia"/>
          <w:lang w:eastAsia="zh-CN"/>
        </w:rPr>
        <w:t>channels</w:t>
      </w:r>
      <w:commentRangeEnd w:id="167"/>
      <w:r w:rsidR="002274DB">
        <w:rPr>
          <w:rStyle w:val="af1"/>
        </w:rPr>
        <w:commentReference w:id="167"/>
      </w:r>
      <w:r w:rsidRPr="00D8434B">
        <w:rPr>
          <w:rFonts w:hint="eastAsia"/>
          <w:lang w:eastAsia="zh-CN"/>
        </w:rPr>
        <w:t xml:space="preserve"> when an event hit.</w:t>
      </w:r>
      <w:del w:id="168" w:author="lenovo" w:date="2017-01-09T11:34:00Z">
        <w:r w:rsidRPr="00D8434B" w:rsidDel="00E33611">
          <w:rPr>
            <w:rFonts w:hint="eastAsia"/>
            <w:lang w:eastAsia="zh-CN"/>
          </w:rPr>
          <w:delText xml:space="preserve"> </w:delText>
        </w:r>
        <w:r w:rsidRPr="00D8434B" w:rsidDel="00E33611">
          <w:rPr>
            <w:lang w:eastAsia="zh-CN"/>
          </w:rPr>
          <w:delText xml:space="preserve">Considering the </w:delText>
        </w:r>
        <w:r w:rsidRPr="00D8434B" w:rsidDel="00E33611">
          <w:rPr>
            <w:rFonts w:hint="eastAsia"/>
            <w:lang w:eastAsia="zh-CN"/>
          </w:rPr>
          <w:delText xml:space="preserve">noise of </w:delText>
        </w:r>
        <w:r w:rsidRPr="00D8434B" w:rsidDel="00E33611">
          <w:rPr>
            <w:lang w:eastAsia="zh-CN"/>
          </w:rPr>
          <w:delText xml:space="preserve">electronics </w:delText>
        </w:r>
        <w:r w:rsidRPr="00D8434B" w:rsidDel="00E33611">
          <w:rPr>
            <w:rFonts w:hint="eastAsia"/>
            <w:lang w:eastAsia="zh-CN"/>
          </w:rPr>
          <w:delText xml:space="preserve">is about 7fC, the channel 2 and 4 are </w:delText>
        </w:r>
        <w:r w:rsidRPr="00D8434B" w:rsidDel="00E33611">
          <w:rPr>
            <w:lang w:eastAsia="zh-CN"/>
          </w:rPr>
          <w:delText>valid</w:delText>
        </w:r>
        <w:r w:rsidRPr="00D8434B" w:rsidDel="00E33611">
          <w:rPr>
            <w:rFonts w:hint="eastAsia"/>
            <w:lang w:eastAsia="zh-CN"/>
          </w:rPr>
          <w:delText xml:space="preserve">, and it can correctly </w:delText>
        </w:r>
      </w:del>
      <w:del w:id="169" w:author="lenovo" w:date="2016-12-20T15:25:00Z">
        <w:r w:rsidRPr="00D8434B" w:rsidDel="007F14A0">
          <w:rPr>
            <w:rFonts w:hint="eastAsia"/>
            <w:lang w:eastAsia="zh-CN"/>
          </w:rPr>
          <w:delText xml:space="preserve">to </w:delText>
        </w:r>
      </w:del>
      <w:del w:id="170" w:author="lenovo" w:date="2017-01-09T11:34:00Z">
        <w:r w:rsidRPr="00D8434B" w:rsidDel="00E33611">
          <w:rPr>
            <w:rFonts w:hint="eastAsia"/>
            <w:lang w:eastAsia="zh-CN"/>
          </w:rPr>
          <w:delText xml:space="preserve">decode the hit </w:delText>
        </w:r>
        <w:r w:rsidR="00695831" w:rsidDel="00E33611">
          <w:rPr>
            <w:rFonts w:hint="eastAsia"/>
            <w:lang w:eastAsia="zh-CN"/>
          </w:rPr>
          <w:delText>position by the encoding form</w:delText>
        </w:r>
        <w:r w:rsidRPr="00D8434B" w:rsidDel="00E33611">
          <w:rPr>
            <w:rFonts w:hint="eastAsia"/>
            <w:lang w:eastAsia="zh-CN"/>
          </w:rPr>
          <w:delText>.</w:delText>
        </w:r>
      </w:del>
      <w:ins w:id="171" w:author="lenovo" w:date="2017-01-09T11:35:00Z">
        <w:r w:rsidR="00E33611" w:rsidRPr="00E33611">
          <w:rPr>
            <w:lang w:eastAsia="zh-CN"/>
            <w:rPrChange w:id="172" w:author="lenovo" w:date="2017-01-09T11:35:00Z">
              <w:rPr>
                <w:rFonts w:eastAsia="微软雅黑"/>
                <w:color w:val="FF0000"/>
                <w:sz w:val="21"/>
                <w:szCs w:val="21"/>
                <w:shd w:val="clear" w:color="auto" w:fill="FFFFFF"/>
              </w:rPr>
            </w:rPrChange>
          </w:rPr>
          <w:t xml:space="preserve"> There are 47 anode strips, which are divided into 3 groups to be encoded and decoded individually, and the width of each strip is 1.07mm. The baseline noise is about 2.5fC. We take 2σ of 5fC as the noise threshold to filter the valid signals. It can be inferred that the hit channels are channel 2, channel 4, channel 12 and channel 14. Channel 2 and channel 4 belong to group A, from which the hit strip of strip 25 can be decoded. The Channel 12 and channel 14 means that strip 26 is hit, too. According to the distribution of charge on the two strips, the true hit point is strip 25.25, and the width of the event is about 2 strips, which means 2.14mm.</w:t>
        </w:r>
      </w:ins>
      <w:r w:rsidRPr="00D8434B">
        <w:rPr>
          <w:rFonts w:hint="eastAsia"/>
          <w:lang w:eastAsia="zh-CN"/>
        </w:rPr>
        <w:t xml:space="preserve"> </w:t>
      </w:r>
    </w:p>
    <w:p w14:paraId="4691B27A" w14:textId="77777777" w:rsidR="00D27817" w:rsidRDefault="00D8434B" w:rsidP="00D8434B">
      <w:pPr>
        <w:pStyle w:val="Text"/>
        <w:ind w:firstLine="144"/>
        <w:rPr>
          <w:ins w:id="173" w:author="lenovo" w:date="2017-01-09T11:37:00Z"/>
          <w:lang w:eastAsia="zh-CN"/>
        </w:rPr>
      </w:pPr>
      <w:del w:id="174" w:author="lenovo" w:date="2017-01-09T11:37:00Z">
        <w:r w:rsidRPr="00D8434B" w:rsidDel="00D27817">
          <w:rPr>
            <w:rFonts w:hint="eastAsia"/>
            <w:lang w:eastAsia="zh-CN"/>
          </w:rPr>
          <w:delText>Fig. 5 shows the decoded s</w:delText>
        </w:r>
        <w:r w:rsidRPr="00D8434B" w:rsidDel="00D27817">
          <w:rPr>
            <w:lang w:eastAsia="zh-CN"/>
          </w:rPr>
          <w:delText xml:space="preserve">patial resolution </w:delText>
        </w:r>
        <w:r w:rsidRPr="00D8434B" w:rsidDel="00D27817">
          <w:rPr>
            <w:rFonts w:hint="eastAsia"/>
            <w:lang w:eastAsia="zh-CN"/>
          </w:rPr>
          <w:delText xml:space="preserve">result of the detector is 0.4 strip (0.43mm). </w:delText>
        </w:r>
      </w:del>
    </w:p>
    <w:p w14:paraId="31628FC6" w14:textId="2F93C145" w:rsidR="00D27817" w:rsidRDefault="008C0293">
      <w:pPr>
        <w:ind w:firstLineChars="50" w:firstLine="100"/>
        <w:rPr>
          <w:ins w:id="175" w:author="lenovo" w:date="2017-01-09T11:39:00Z"/>
          <w:lang w:eastAsia="zh-CN"/>
        </w:rPr>
        <w:pPrChange w:id="176" w:author="lenovo" w:date="2017-01-09T11:37:00Z">
          <w:pPr/>
        </w:pPrChange>
      </w:pPr>
      <w:ins w:id="177" w:author="lenovo" w:date="2017-01-09T11:37:00Z">
        <w:r w:rsidRPr="008C0293">
          <w:rPr>
            <w:lang w:eastAsia="zh-CN"/>
          </w:rPr>
          <w:lastRenderedPageBreak/>
          <w:t xml:space="preserve">Fig. </w:t>
        </w:r>
        <w:r>
          <w:rPr>
            <w:rFonts w:hint="eastAsia"/>
            <w:lang w:eastAsia="zh-CN"/>
          </w:rPr>
          <w:t>8</w:t>
        </w:r>
        <w:r w:rsidR="00D27817" w:rsidRPr="00D27817">
          <w:rPr>
            <w:lang w:eastAsia="zh-CN"/>
            <w:rPrChange w:id="178" w:author="lenovo" w:date="2017-01-09T11:37:00Z">
              <w:rPr>
                <w:rFonts w:eastAsia="微软雅黑"/>
                <w:color w:val="FF0000"/>
                <w:sz w:val="21"/>
                <w:szCs w:val="21"/>
                <w:shd w:val="clear" w:color="auto" w:fill="FFFFFF"/>
              </w:rPr>
            </w:rPrChange>
          </w:rPr>
          <w:t xml:space="preserve"> shows the decoded spatial resolution result of the detector. The width of anode strip is 1.07mm. A large number of statistics have been made for a fixed X-ray incidence location. </w:t>
        </w:r>
      </w:ins>
      <w:ins w:id="179" w:author="lenovo" w:date="2017-01-09T17:17:00Z">
        <w:r w:rsidR="001A7B3F" w:rsidRPr="00996063">
          <w:rPr>
            <w:lang w:eastAsia="zh-CN"/>
            <w:rPrChange w:id="180" w:author="lenovo" w:date="2017-01-09T17:17:00Z">
              <w:rPr>
                <w:rFonts w:eastAsia="微软雅黑"/>
                <w:color w:val="FF0000"/>
                <w:sz w:val="21"/>
                <w:szCs w:val="21"/>
                <w:shd w:val="clear" w:color="auto" w:fill="FFFFFF"/>
              </w:rPr>
            </w:rPrChange>
          </w:rPr>
          <w:t>If the threshold is set to twice the noise, the correct rate of decoding can reach 94%</w:t>
        </w:r>
        <w:r w:rsidR="001A7B3F" w:rsidRPr="00996063">
          <w:rPr>
            <w:rFonts w:hint="eastAsia"/>
            <w:lang w:eastAsia="zh-CN"/>
            <w:rPrChange w:id="181" w:author="lenovo" w:date="2017-01-09T17:17:00Z">
              <w:rPr>
                <w:rFonts w:eastAsia="微软雅黑" w:hint="eastAsia"/>
                <w:color w:val="FF0000"/>
                <w:sz w:val="21"/>
                <w:szCs w:val="21"/>
                <w:shd w:val="clear" w:color="auto" w:fill="FFFFFF"/>
                <w:lang w:eastAsia="zh-CN"/>
              </w:rPr>
            </w:rPrChange>
          </w:rPr>
          <w:t xml:space="preserve">. </w:t>
        </w:r>
      </w:ins>
      <w:ins w:id="182" w:author="lenovo" w:date="2017-01-09T11:37:00Z">
        <w:r w:rsidR="00D27817" w:rsidRPr="00D27817">
          <w:rPr>
            <w:lang w:eastAsia="zh-CN"/>
            <w:rPrChange w:id="183" w:author="lenovo" w:date="2017-01-09T11:37:00Z">
              <w:rPr>
                <w:rFonts w:eastAsia="微软雅黑"/>
                <w:color w:val="FF0000"/>
                <w:sz w:val="21"/>
                <w:szCs w:val="21"/>
                <w:shd w:val="clear" w:color="auto" w:fill="FFFFFF"/>
              </w:rPr>
            </w:rPrChange>
          </w:rPr>
          <w:t>The root-mean-square (RMS) of the statistical histogram is 1.69 strips, which mean the resolution is 1.8mm</w:t>
        </w:r>
        <w:bookmarkStart w:id="184" w:name="_GoBack"/>
        <w:bookmarkEnd w:id="184"/>
        <w:r w:rsidR="00D27817" w:rsidRPr="00D27817">
          <w:rPr>
            <w:lang w:eastAsia="zh-CN"/>
            <w:rPrChange w:id="185" w:author="lenovo" w:date="2017-01-09T11:37:00Z">
              <w:rPr>
                <w:rFonts w:eastAsia="微软雅黑"/>
                <w:color w:val="FF0000"/>
                <w:sz w:val="21"/>
                <w:szCs w:val="21"/>
                <w:shd w:val="clear" w:color="auto" w:fill="FFFFFF"/>
              </w:rPr>
            </w:rPrChange>
          </w:rPr>
          <w:t>.</w:t>
        </w:r>
      </w:ins>
    </w:p>
    <w:p w14:paraId="5C5E733F" w14:textId="47816CED" w:rsidR="00A41D15" w:rsidRPr="00A41D15" w:rsidRDefault="00A41D15">
      <w:pPr>
        <w:ind w:firstLineChars="50" w:firstLine="100"/>
        <w:rPr>
          <w:ins w:id="186" w:author="lenovo" w:date="2017-01-09T11:39:00Z"/>
          <w:lang w:eastAsia="zh-CN"/>
          <w:rPrChange w:id="187" w:author="lenovo" w:date="2017-01-09T11:39:00Z">
            <w:rPr>
              <w:ins w:id="188" w:author="lenovo" w:date="2017-01-09T11:39:00Z"/>
              <w:rFonts w:eastAsia="微软雅黑"/>
              <w:color w:val="FF0000"/>
              <w:sz w:val="21"/>
              <w:szCs w:val="21"/>
              <w:shd w:val="clear" w:color="auto" w:fill="FFFFFF"/>
            </w:rPr>
          </w:rPrChange>
        </w:rPr>
        <w:pPrChange w:id="189" w:author="lenovo" w:date="2017-01-09T11:39:00Z">
          <w:pPr/>
        </w:pPrChange>
      </w:pPr>
      <w:ins w:id="190" w:author="lenovo" w:date="2017-01-09T11:39:00Z">
        <w:r w:rsidRPr="00A41D15">
          <w:rPr>
            <w:lang w:eastAsia="zh-CN"/>
            <w:rPrChange w:id="191" w:author="lenovo" w:date="2017-01-09T11:39:00Z">
              <w:rPr>
                <w:rFonts w:eastAsia="微软雅黑"/>
                <w:color w:val="FF0000"/>
                <w:sz w:val="21"/>
                <w:szCs w:val="21"/>
                <w:shd w:val="clear" w:color="auto" w:fill="FFFFFF"/>
              </w:rPr>
            </w:rPrChange>
          </w:rPr>
          <w:t xml:space="preserve">Fig. </w:t>
        </w:r>
        <w:r w:rsidR="008F02EB">
          <w:rPr>
            <w:rFonts w:hint="eastAsia"/>
            <w:lang w:eastAsia="zh-CN"/>
          </w:rPr>
          <w:t>9</w:t>
        </w:r>
        <w:r w:rsidRPr="00A41D15">
          <w:rPr>
            <w:lang w:eastAsia="zh-CN"/>
            <w:rPrChange w:id="192" w:author="lenovo" w:date="2017-01-09T11:39:00Z">
              <w:rPr>
                <w:rFonts w:eastAsia="微软雅黑"/>
                <w:color w:val="FF0000"/>
                <w:sz w:val="21"/>
                <w:szCs w:val="21"/>
                <w:shd w:val="clear" w:color="auto" w:fill="FFFFFF"/>
              </w:rPr>
            </w:rPrChange>
          </w:rPr>
          <w:t xml:space="preserve"> shows the results of linearity in the position scanning test. The test setup has been shown in Fig. </w:t>
        </w:r>
      </w:ins>
      <w:ins w:id="193" w:author="lenovo" w:date="2017-01-09T17:13:00Z">
        <w:r w:rsidR="00E71F3F">
          <w:rPr>
            <w:rFonts w:hint="eastAsia"/>
            <w:lang w:eastAsia="zh-CN"/>
          </w:rPr>
          <w:t>6</w:t>
        </w:r>
      </w:ins>
      <w:ins w:id="194" w:author="lenovo" w:date="2017-01-09T11:39:00Z">
        <w:r w:rsidRPr="00A41D15">
          <w:rPr>
            <w:lang w:eastAsia="zh-CN"/>
            <w:rPrChange w:id="195" w:author="lenovo" w:date="2017-01-09T11:39:00Z">
              <w:rPr>
                <w:rFonts w:eastAsia="微软雅黑"/>
                <w:color w:val="FF0000"/>
                <w:sz w:val="21"/>
                <w:szCs w:val="21"/>
                <w:shd w:val="clear" w:color="auto" w:fill="FFFFFF"/>
              </w:rPr>
            </w:rPrChange>
          </w:rPr>
          <w:t>. During the test, the detector was moved with a step of 0.5mm every time. The X-axis of Fig.</w:t>
        </w:r>
      </w:ins>
      <w:ins w:id="196" w:author="lenovo" w:date="2017-01-09T17:13:00Z">
        <w:r w:rsidR="00E71F3F">
          <w:rPr>
            <w:rFonts w:hint="eastAsia"/>
            <w:lang w:eastAsia="zh-CN"/>
          </w:rPr>
          <w:t xml:space="preserve"> 9</w:t>
        </w:r>
      </w:ins>
      <w:ins w:id="197" w:author="lenovo" w:date="2017-01-09T11:39:00Z">
        <w:r w:rsidRPr="00A41D15">
          <w:rPr>
            <w:lang w:eastAsia="zh-CN"/>
            <w:rPrChange w:id="198" w:author="lenovo" w:date="2017-01-09T11:39:00Z">
              <w:rPr>
                <w:rFonts w:eastAsia="微软雅黑"/>
                <w:color w:val="FF0000"/>
                <w:sz w:val="21"/>
                <w:szCs w:val="21"/>
                <w:shd w:val="clear" w:color="auto" w:fill="FFFFFF"/>
              </w:rPr>
            </w:rPrChange>
          </w:rPr>
          <w:t xml:space="preserve"> represents the No. of the scanning, and Y-axis means the decoded anode strip of each time. P0 shows the slope of the fitted red line, which means the step of every </w:t>
        </w:r>
        <w:proofErr w:type="gramStart"/>
        <w:r w:rsidRPr="00A41D15">
          <w:rPr>
            <w:lang w:eastAsia="zh-CN"/>
            <w:rPrChange w:id="199" w:author="lenovo" w:date="2017-01-09T11:39:00Z">
              <w:rPr>
                <w:rFonts w:eastAsia="微软雅黑"/>
                <w:color w:val="FF0000"/>
                <w:sz w:val="21"/>
                <w:szCs w:val="21"/>
                <w:shd w:val="clear" w:color="auto" w:fill="FFFFFF"/>
              </w:rPr>
            </w:rPrChange>
          </w:rPr>
          <w:t>movement</w:t>
        </w:r>
        <w:proofErr w:type="gramEnd"/>
        <w:r w:rsidRPr="00A41D15">
          <w:rPr>
            <w:lang w:eastAsia="zh-CN"/>
            <w:rPrChange w:id="200" w:author="lenovo" w:date="2017-01-09T11:39:00Z">
              <w:rPr>
                <w:rFonts w:eastAsia="微软雅黑"/>
                <w:color w:val="FF0000"/>
                <w:sz w:val="21"/>
                <w:szCs w:val="21"/>
                <w:shd w:val="clear" w:color="auto" w:fill="FFFFFF"/>
              </w:rPr>
            </w:rPrChange>
          </w:rPr>
          <w:t xml:space="preserve"> is 0.464 strips (0.496mm). It's very close to the ideal step of 0.5mm. </w:t>
        </w:r>
      </w:ins>
    </w:p>
    <w:p w14:paraId="605A3BF9" w14:textId="0557A326" w:rsidR="00D8434B" w:rsidRPr="00D8434B" w:rsidDel="00951997" w:rsidRDefault="00D8434B" w:rsidP="00D8434B">
      <w:pPr>
        <w:pStyle w:val="Text"/>
        <w:ind w:firstLine="144"/>
        <w:rPr>
          <w:del w:id="201" w:author="lenovo" w:date="2017-01-09T11:39:00Z"/>
          <w:lang w:eastAsia="zh-CN"/>
        </w:rPr>
      </w:pPr>
      <w:commentRangeStart w:id="202"/>
      <w:del w:id="203" w:author="lenovo" w:date="2017-01-09T11:39:00Z">
        <w:r w:rsidRPr="00D8434B" w:rsidDel="00951997">
          <w:rPr>
            <w:rFonts w:hint="eastAsia"/>
            <w:lang w:eastAsia="zh-CN"/>
          </w:rPr>
          <w:delText>During the position scanning test</w:delText>
        </w:r>
        <w:commentRangeEnd w:id="202"/>
        <w:r w:rsidR="007F14A0" w:rsidDel="00951997">
          <w:rPr>
            <w:rStyle w:val="af1"/>
          </w:rPr>
          <w:commentReference w:id="202"/>
        </w:r>
        <w:r w:rsidRPr="00D8434B" w:rsidDel="00951997">
          <w:rPr>
            <w:rFonts w:hint="eastAsia"/>
            <w:lang w:eastAsia="zh-CN"/>
          </w:rPr>
          <w:delText>, t</w:delText>
        </w:r>
        <w:r w:rsidRPr="00D8434B" w:rsidDel="00951997">
          <w:rPr>
            <w:lang w:eastAsia="zh-CN"/>
          </w:rPr>
          <w:delText xml:space="preserve">he </w:delText>
        </w:r>
        <w:r w:rsidRPr="00D8434B" w:rsidDel="00951997">
          <w:rPr>
            <w:rFonts w:hint="eastAsia"/>
            <w:lang w:eastAsia="zh-CN"/>
          </w:rPr>
          <w:delText>detector</w:delText>
        </w:r>
        <w:r w:rsidRPr="00D8434B" w:rsidDel="00951997">
          <w:rPr>
            <w:lang w:eastAsia="zh-CN"/>
          </w:rPr>
          <w:delText xml:space="preserve"> </w:delText>
        </w:r>
        <w:r w:rsidRPr="00D8434B" w:rsidDel="00951997">
          <w:rPr>
            <w:rFonts w:hint="eastAsia"/>
            <w:lang w:eastAsia="zh-CN"/>
          </w:rPr>
          <w:delText xml:space="preserve">was moved with a </w:delText>
        </w:r>
        <w:r w:rsidRPr="00D8434B" w:rsidDel="00951997">
          <w:rPr>
            <w:lang w:eastAsia="zh-CN"/>
          </w:rPr>
          <w:delText>step</w:delText>
        </w:r>
        <w:r w:rsidRPr="00D8434B" w:rsidDel="00951997">
          <w:rPr>
            <w:rFonts w:hint="eastAsia"/>
            <w:lang w:eastAsia="zh-CN"/>
          </w:rPr>
          <w:delText xml:space="preserve"> size of 0.5 mm</w:delText>
        </w:r>
        <w:r w:rsidRPr="00D8434B" w:rsidDel="00951997">
          <w:rPr>
            <w:lang w:eastAsia="zh-CN"/>
          </w:rPr>
          <w:delText xml:space="preserve"> </w:delText>
        </w:r>
        <w:bookmarkStart w:id="204" w:name="OLE_LINK17"/>
        <w:bookmarkStart w:id="205" w:name="OLE_LINK18"/>
        <w:r w:rsidRPr="00D8434B" w:rsidDel="00951997">
          <w:rPr>
            <w:rFonts w:hint="eastAsia"/>
            <w:lang w:eastAsia="zh-CN"/>
          </w:rPr>
          <w:delText>in a 20 mm range</w:delText>
        </w:r>
        <w:bookmarkEnd w:id="204"/>
        <w:bookmarkEnd w:id="205"/>
        <w:r w:rsidRPr="00D8434B" w:rsidDel="00951997">
          <w:rPr>
            <w:rFonts w:hint="eastAsia"/>
            <w:lang w:eastAsia="zh-CN"/>
          </w:rPr>
          <w:delText xml:space="preserve">. Fig. 6 and Fig. 7 show the </w:delText>
        </w:r>
        <w:r w:rsidRPr="00D8434B" w:rsidDel="00951997">
          <w:rPr>
            <w:lang w:eastAsia="zh-CN"/>
          </w:rPr>
          <w:delText>result</w:delText>
        </w:r>
        <w:r w:rsidRPr="00D8434B" w:rsidDel="00951997">
          <w:rPr>
            <w:rFonts w:hint="eastAsia"/>
            <w:lang w:eastAsia="zh-CN"/>
          </w:rPr>
          <w:delText>s of l</w:delText>
        </w:r>
        <w:r w:rsidRPr="00D8434B" w:rsidDel="00951997">
          <w:rPr>
            <w:lang w:eastAsia="zh-CN"/>
          </w:rPr>
          <w:delText xml:space="preserve">inearity and </w:delText>
        </w:r>
        <w:r w:rsidRPr="00D8434B" w:rsidDel="00951997">
          <w:rPr>
            <w:rFonts w:hint="eastAsia"/>
            <w:lang w:eastAsia="zh-CN"/>
          </w:rPr>
          <w:delText>s</w:delText>
        </w:r>
        <w:r w:rsidRPr="00D8434B" w:rsidDel="00951997">
          <w:rPr>
            <w:lang w:eastAsia="zh-CN"/>
          </w:rPr>
          <w:delText xml:space="preserve">patial resolution </w:delText>
        </w:r>
        <w:r w:rsidRPr="00D8434B" w:rsidDel="00951997">
          <w:rPr>
            <w:rFonts w:hint="eastAsia"/>
            <w:lang w:eastAsia="zh-CN"/>
          </w:rPr>
          <w:delText>in the position scanning test.</w:delText>
        </w:r>
      </w:del>
    </w:p>
    <w:p w14:paraId="4BDD4B6E" w14:textId="77777777" w:rsidR="00D8434B" w:rsidRPr="00D8434B" w:rsidRDefault="00D8434B" w:rsidP="00D8434B">
      <w:pPr>
        <w:pStyle w:val="a4"/>
        <w:ind w:firstLine="0"/>
        <w:jc w:val="center"/>
        <w:rPr>
          <w:lang w:eastAsia="zh-CN"/>
        </w:rPr>
      </w:pPr>
    </w:p>
    <w:p w14:paraId="763F6385" w14:textId="6627A118" w:rsidR="00E97B99" w:rsidRDefault="00D8434B" w:rsidP="00E97B99">
      <w:pPr>
        <w:pStyle w:val="1"/>
      </w:pPr>
      <w:r>
        <w:rPr>
          <w:rFonts w:hint="eastAsia"/>
          <w:lang w:eastAsia="zh-CN"/>
        </w:rPr>
        <w:t>Conclusion</w:t>
      </w:r>
    </w:p>
    <w:p w14:paraId="3CD86D13" w14:textId="6003792F" w:rsidR="00D8434B" w:rsidRPr="00D8434B" w:rsidRDefault="00D8434B" w:rsidP="00D8434B">
      <w:pPr>
        <w:pStyle w:val="Text"/>
        <w:ind w:firstLine="144"/>
        <w:rPr>
          <w:lang w:eastAsia="zh-CN"/>
        </w:rPr>
      </w:pPr>
      <w:r w:rsidRPr="00D8434B">
        <w:rPr>
          <w:rFonts w:hint="eastAsia"/>
          <w:lang w:eastAsia="zh-CN"/>
        </w:rPr>
        <w:t>A novel m</w:t>
      </w:r>
      <w:r w:rsidRPr="00D8434B">
        <w:rPr>
          <w:lang w:eastAsia="zh-CN"/>
        </w:rPr>
        <w:t>ethod</w:t>
      </w:r>
      <w:r w:rsidRPr="00D8434B">
        <w:rPr>
          <w:rFonts w:hint="eastAsia"/>
          <w:lang w:eastAsia="zh-CN"/>
        </w:rPr>
        <w:t xml:space="preserve"> of encoded m</w:t>
      </w:r>
      <w:r w:rsidRPr="00D8434B">
        <w:rPr>
          <w:lang w:eastAsia="zh-CN"/>
        </w:rPr>
        <w:t>ultiplexing</w:t>
      </w:r>
      <w:r w:rsidRPr="00D8434B">
        <w:rPr>
          <w:rFonts w:hint="eastAsia"/>
          <w:lang w:eastAsia="zh-CN"/>
        </w:rPr>
        <w:t xml:space="preserve"> r</w:t>
      </w:r>
      <w:r w:rsidRPr="00D8434B">
        <w:rPr>
          <w:lang w:eastAsia="zh-CN"/>
        </w:rPr>
        <w:t xml:space="preserve">eadout for </w:t>
      </w:r>
      <w:r w:rsidRPr="00D8434B">
        <w:rPr>
          <w:rFonts w:hint="eastAsia"/>
          <w:lang w:eastAsia="zh-CN"/>
        </w:rPr>
        <w:t>m</w:t>
      </w:r>
      <w:r w:rsidRPr="00D8434B">
        <w:rPr>
          <w:lang w:eastAsia="zh-CN"/>
        </w:rPr>
        <w:t xml:space="preserve">icro-pattern </w:t>
      </w:r>
      <w:r w:rsidRPr="00D8434B">
        <w:rPr>
          <w:rFonts w:hint="eastAsia"/>
          <w:lang w:eastAsia="zh-CN"/>
        </w:rPr>
        <w:t>g</w:t>
      </w:r>
      <w:r w:rsidRPr="00D8434B">
        <w:rPr>
          <w:lang w:eastAsia="zh-CN"/>
        </w:rPr>
        <w:t>as</w:t>
      </w:r>
      <w:r w:rsidRPr="00D8434B">
        <w:rPr>
          <w:rFonts w:hint="eastAsia"/>
          <w:lang w:eastAsia="zh-CN"/>
        </w:rPr>
        <w:t xml:space="preserve"> d</w:t>
      </w:r>
      <w:r w:rsidRPr="00D8434B">
        <w:rPr>
          <w:lang w:eastAsia="zh-CN"/>
        </w:rPr>
        <w:t>etector</w:t>
      </w:r>
      <w:r w:rsidRPr="00D8434B">
        <w:rPr>
          <w:rFonts w:hint="eastAsia"/>
          <w:lang w:eastAsia="zh-CN"/>
        </w:rPr>
        <w:t xml:space="preserve">s is presented in this work. The method is </w:t>
      </w:r>
      <w:r w:rsidRPr="00D8434B">
        <w:rPr>
          <w:lang w:eastAsia="zh-CN"/>
        </w:rPr>
        <w:t>demonstrate</w:t>
      </w:r>
      <w:r w:rsidRPr="00D8434B">
        <w:rPr>
          <w:rFonts w:hint="eastAsia"/>
          <w:lang w:eastAsia="zh-CN"/>
        </w:rPr>
        <w:t xml:space="preserve">d by the </w:t>
      </w:r>
      <w:r w:rsidRPr="00D8434B">
        <w:rPr>
          <w:lang w:eastAsia="zh-CN"/>
        </w:rPr>
        <w:t>Eulerian path</w:t>
      </w:r>
      <w:r w:rsidRPr="00D8434B">
        <w:rPr>
          <w:rFonts w:hint="eastAsia"/>
          <w:lang w:eastAsia="zh-CN"/>
        </w:rPr>
        <w:t xml:space="preserve"> of graph theory. A</w:t>
      </w:r>
      <w:r w:rsidRPr="00D8434B">
        <w:rPr>
          <w:lang w:eastAsia="zh-CN"/>
        </w:rPr>
        <w:t xml:space="preserve"> standard</w:t>
      </w:r>
      <w:r w:rsidRPr="00D8434B">
        <w:rPr>
          <w:rFonts w:hint="eastAsia"/>
          <w:lang w:eastAsia="zh-CN"/>
        </w:rPr>
        <w:t xml:space="preserve"> rules </w:t>
      </w:r>
      <w:r w:rsidRPr="00D8434B">
        <w:rPr>
          <w:lang w:eastAsia="zh-CN"/>
        </w:rPr>
        <w:t>for</w:t>
      </w:r>
      <w:r w:rsidRPr="00D8434B">
        <w:rPr>
          <w:rFonts w:hint="eastAsia"/>
          <w:lang w:eastAsia="zh-CN"/>
        </w:rPr>
        <w:t xml:space="preserve"> encoding is</w:t>
      </w:r>
      <w:r w:rsidRPr="00D8434B">
        <w:rPr>
          <w:lang w:eastAsia="zh-CN"/>
        </w:rPr>
        <w:t xml:space="preserve"> provided</w:t>
      </w:r>
      <w:r w:rsidRPr="00D8434B">
        <w:rPr>
          <w:rFonts w:hint="eastAsia"/>
          <w:lang w:eastAsia="zh-CN"/>
        </w:rPr>
        <w:t>, and general formulas of encoding &amp; decoding for n channels are derived. U</w:t>
      </w:r>
      <w:r w:rsidRPr="00D8434B">
        <w:rPr>
          <w:lang w:eastAsia="zh-CN"/>
        </w:rPr>
        <w:t>nder the premise of such rules</w:t>
      </w:r>
      <w:r w:rsidRPr="00D8434B">
        <w:rPr>
          <w:rFonts w:hint="eastAsia"/>
          <w:lang w:eastAsia="zh-CN"/>
        </w:rPr>
        <w:t xml:space="preserve">, a </w:t>
      </w:r>
      <w:r w:rsidRPr="00D8434B">
        <w:rPr>
          <w:lang w:eastAsia="zh-CN"/>
        </w:rPr>
        <w:t xml:space="preserve">one-dimensional </w:t>
      </w:r>
      <w:r w:rsidRPr="00D8434B">
        <w:rPr>
          <w:rFonts w:hint="eastAsia"/>
          <w:lang w:eastAsia="zh-CN"/>
        </w:rPr>
        <w:t xml:space="preserve">position encoding </w:t>
      </w:r>
      <w:r w:rsidRPr="00D8434B">
        <w:rPr>
          <w:lang w:eastAsia="zh-CN"/>
        </w:rPr>
        <w:t>readout</w:t>
      </w:r>
      <w:r w:rsidRPr="00D8434B">
        <w:rPr>
          <w:rFonts w:hint="eastAsia"/>
          <w:lang w:eastAsia="zh-CN"/>
        </w:rPr>
        <w:t xml:space="preserve"> circuit boards is designed </w:t>
      </w:r>
      <w:r w:rsidRPr="00D8434B">
        <w:rPr>
          <w:lang w:eastAsia="zh-CN"/>
        </w:rPr>
        <w:t xml:space="preserve">based </w:t>
      </w:r>
      <w:r w:rsidRPr="00D8434B">
        <w:rPr>
          <w:rFonts w:hint="eastAsia"/>
          <w:lang w:eastAsia="zh-CN"/>
        </w:rPr>
        <w:t xml:space="preserve">on </w:t>
      </w:r>
      <w:r w:rsidRPr="00D8434B">
        <w:rPr>
          <w:lang w:eastAsia="zh-CN"/>
        </w:rPr>
        <w:t xml:space="preserve">a </w:t>
      </w:r>
      <w:r w:rsidRPr="00D8434B">
        <w:rPr>
          <w:rFonts w:hint="eastAsia"/>
          <w:lang w:eastAsia="zh-CN"/>
        </w:rPr>
        <w:t>5</w:t>
      </w:r>
      <w:r w:rsidRPr="00D8434B">
        <w:rPr>
          <w:lang w:eastAsia="zh-CN"/>
        </w:rPr>
        <w:t>×</w:t>
      </w:r>
      <w:r w:rsidRPr="00D8434B">
        <w:rPr>
          <w:rFonts w:hint="eastAsia"/>
          <w:lang w:eastAsia="zh-CN"/>
        </w:rPr>
        <w:t>5 cm</w:t>
      </w:r>
      <w:r w:rsidRPr="007D4508">
        <w:rPr>
          <w:rFonts w:hint="eastAsia"/>
          <w:vertAlign w:val="superscript"/>
          <w:lang w:eastAsia="zh-CN"/>
        </w:rPr>
        <w:t>2</w:t>
      </w:r>
      <w:r w:rsidRPr="00D8434B">
        <w:rPr>
          <w:rFonts w:hint="eastAsia"/>
          <w:lang w:eastAsia="zh-CN"/>
        </w:rPr>
        <w:t xml:space="preserve"> THGEM</w:t>
      </w:r>
      <w:r w:rsidRPr="00D8434B">
        <w:rPr>
          <w:rFonts w:hint="eastAsia"/>
          <w:lang w:eastAsia="zh-CN"/>
        </w:rPr>
        <w:t>，</w:t>
      </w:r>
      <w:r w:rsidRPr="00D8434B">
        <w:rPr>
          <w:rFonts w:hint="eastAsia"/>
          <w:lang w:eastAsia="zh-CN"/>
        </w:rPr>
        <w:t>and a v</w:t>
      </w:r>
      <w:r w:rsidRPr="00D8434B">
        <w:rPr>
          <w:lang w:eastAsia="zh-CN"/>
        </w:rPr>
        <w:t xml:space="preserve">erification </w:t>
      </w:r>
      <w:r w:rsidRPr="00D8434B">
        <w:rPr>
          <w:rFonts w:hint="eastAsia"/>
          <w:lang w:eastAsia="zh-CN"/>
        </w:rPr>
        <w:t>t</w:t>
      </w:r>
      <w:r w:rsidRPr="00D8434B">
        <w:rPr>
          <w:lang w:eastAsia="zh-CN"/>
        </w:rPr>
        <w:t>est</w:t>
      </w:r>
      <w:r w:rsidRPr="00D8434B">
        <w:rPr>
          <w:rFonts w:hint="eastAsia"/>
          <w:lang w:eastAsia="zh-CN"/>
        </w:rPr>
        <w:t xml:space="preserve"> is carried out on a 8 </w:t>
      </w:r>
      <w:proofErr w:type="spellStart"/>
      <w:r w:rsidRPr="00D8434B">
        <w:rPr>
          <w:rFonts w:hint="eastAsia"/>
          <w:lang w:eastAsia="zh-CN"/>
        </w:rPr>
        <w:t>keV</w:t>
      </w:r>
      <w:proofErr w:type="spellEnd"/>
      <w:r w:rsidRPr="00D8434B">
        <w:rPr>
          <w:rFonts w:hint="eastAsia"/>
          <w:lang w:eastAsia="zh-CN"/>
        </w:rPr>
        <w:t xml:space="preserve"> Cu X-ray source with 100</w:t>
      </w:r>
      <w:r w:rsidRPr="00D8434B">
        <w:rPr>
          <w:lang w:eastAsia="zh-CN"/>
        </w:rPr>
        <w:t>μ</w:t>
      </w:r>
      <w:r w:rsidRPr="00D8434B">
        <w:rPr>
          <w:rFonts w:hint="eastAsia"/>
          <w:lang w:eastAsia="zh-CN"/>
        </w:rPr>
        <w:t xml:space="preserve">m slit. </w:t>
      </w:r>
      <w:bookmarkStart w:id="206" w:name="OLE_LINK9"/>
      <w:bookmarkStart w:id="207" w:name="OLE_LINK10"/>
      <w:del w:id="208" w:author="lenovo" w:date="2017-01-09T17:15:00Z">
        <w:r w:rsidRPr="00D8434B" w:rsidDel="00E71F3F">
          <w:rPr>
            <w:rFonts w:hint="eastAsia"/>
            <w:lang w:eastAsia="zh-CN"/>
          </w:rPr>
          <w:delText>The test results</w:delText>
        </w:r>
        <w:r w:rsidRPr="00D8434B" w:rsidDel="00E71F3F">
          <w:rPr>
            <w:lang w:eastAsia="zh-CN"/>
          </w:rPr>
          <w:delText xml:space="preserve"> indicate</w:delText>
        </w:r>
        <w:r w:rsidRPr="00D8434B" w:rsidDel="00E71F3F">
          <w:rPr>
            <w:rFonts w:hint="eastAsia"/>
            <w:lang w:eastAsia="zh-CN"/>
          </w:rPr>
          <w:delText xml:space="preserve"> that the method can </w:delText>
        </w:r>
        <w:r w:rsidRPr="00D8434B" w:rsidDel="00E71F3F">
          <w:rPr>
            <w:lang w:eastAsia="zh-CN"/>
          </w:rPr>
          <w:delText>correct</w:delText>
        </w:r>
        <w:r w:rsidRPr="00D8434B" w:rsidDel="00E71F3F">
          <w:rPr>
            <w:rFonts w:hint="eastAsia"/>
            <w:lang w:eastAsia="zh-CN"/>
          </w:rPr>
          <w:delText>ly decode the hit position,</w:delText>
        </w:r>
        <w:bookmarkEnd w:id="206"/>
        <w:bookmarkEnd w:id="207"/>
        <w:r w:rsidRPr="00D8434B" w:rsidDel="00E71F3F">
          <w:rPr>
            <w:rFonts w:hint="eastAsia"/>
            <w:lang w:eastAsia="zh-CN"/>
          </w:rPr>
          <w:delText xml:space="preserve"> and have a good spatial resolution and </w:delText>
        </w:r>
        <w:r w:rsidRPr="00D8434B" w:rsidDel="00E71F3F">
          <w:rPr>
            <w:lang w:eastAsia="zh-CN"/>
          </w:rPr>
          <w:delText>linearity</w:delText>
        </w:r>
        <w:r w:rsidRPr="00D8434B" w:rsidDel="00E71F3F">
          <w:rPr>
            <w:rFonts w:hint="eastAsia"/>
            <w:lang w:eastAsia="zh-CN"/>
          </w:rPr>
          <w:delText xml:space="preserve"> in its position response. </w:delText>
        </w:r>
      </w:del>
      <w:ins w:id="209" w:author="lenovo" w:date="2017-01-09T17:15:00Z">
        <w:r w:rsidR="00E71F3F" w:rsidRPr="00E71F3F">
          <w:rPr>
            <w:lang w:eastAsia="zh-CN"/>
            <w:rPrChange w:id="210" w:author="lenovo" w:date="2017-01-09T17:15:00Z">
              <w:rPr>
                <w:rFonts w:eastAsia="微软雅黑"/>
                <w:color w:val="FF0000"/>
                <w:sz w:val="21"/>
                <w:szCs w:val="21"/>
                <w:shd w:val="clear" w:color="auto" w:fill="FFFFFF"/>
              </w:rPr>
            </w:rPrChange>
          </w:rPr>
          <w:t>The test results indicate that the method can decode the hit position. If the threshold is set to twice the noise, the correct rate of decoding can reach 94%. Concerning the correct rate of decoding, the RMS of the position resolution is 1.69 strips, which means 1.808mm</w:t>
        </w:r>
        <w:r w:rsidR="00E71F3F" w:rsidRPr="00E71F3F">
          <w:rPr>
            <w:rFonts w:hint="eastAsia"/>
            <w:lang w:eastAsia="zh-CN"/>
            <w:rPrChange w:id="211" w:author="lenovo" w:date="2017-01-09T17:15:00Z">
              <w:rPr>
                <w:rFonts w:eastAsia="微软雅黑" w:hint="eastAsia"/>
                <w:color w:val="FF0000"/>
                <w:sz w:val="21"/>
                <w:szCs w:val="21"/>
                <w:shd w:val="clear" w:color="auto" w:fill="FFFFFF"/>
                <w:lang w:eastAsia="zh-CN"/>
              </w:rPr>
            </w:rPrChange>
          </w:rPr>
          <w:t xml:space="preserve">. </w:t>
        </w:r>
      </w:ins>
      <w:r w:rsidRPr="00D8434B">
        <w:rPr>
          <w:rFonts w:hint="eastAsia"/>
          <w:lang w:eastAsia="zh-CN"/>
        </w:rPr>
        <w:t>The method provides an a</w:t>
      </w:r>
      <w:r w:rsidRPr="00D8434B">
        <w:rPr>
          <w:lang w:eastAsia="zh-CN"/>
        </w:rPr>
        <w:t>ttractive</w:t>
      </w:r>
      <w:r w:rsidRPr="00D8434B">
        <w:rPr>
          <w:rFonts w:hint="eastAsia"/>
          <w:lang w:eastAsia="zh-CN"/>
        </w:rPr>
        <w:t xml:space="preserve"> way to </w:t>
      </w:r>
      <w:r w:rsidRPr="00D8434B">
        <w:rPr>
          <w:lang w:eastAsia="zh-CN"/>
        </w:rPr>
        <w:t>significantly</w:t>
      </w:r>
      <w:r w:rsidRPr="00D8434B">
        <w:rPr>
          <w:rFonts w:hint="eastAsia"/>
          <w:lang w:eastAsia="zh-CN"/>
        </w:rPr>
        <w:t xml:space="preserve"> reduce the number of readout channels</w:t>
      </w:r>
      <w:r w:rsidRPr="00D8434B">
        <w:rPr>
          <w:lang w:eastAsia="zh-CN"/>
        </w:rPr>
        <w:t>.</w:t>
      </w:r>
      <w:r w:rsidRPr="00D8434B">
        <w:rPr>
          <w:rFonts w:hint="eastAsia"/>
          <w:lang w:eastAsia="zh-CN"/>
        </w:rPr>
        <w:t xml:space="preserve"> I</w:t>
      </w:r>
      <w:r w:rsidRPr="00D8434B">
        <w:rPr>
          <w:lang w:eastAsia="zh-CN"/>
        </w:rPr>
        <w:t>nevitably</w:t>
      </w:r>
      <w:r w:rsidRPr="00D8434B">
        <w:rPr>
          <w:rFonts w:hint="eastAsia"/>
          <w:lang w:eastAsia="zh-CN"/>
        </w:rPr>
        <w:t xml:space="preserve">, the method has some </w:t>
      </w:r>
      <w:hyperlink r:id="rId32" w:history="1">
        <w:r w:rsidRPr="00D8434B">
          <w:rPr>
            <w:lang w:eastAsia="zh-CN"/>
          </w:rPr>
          <w:t>disadvantage</w:t>
        </w:r>
      </w:hyperlink>
      <w:r w:rsidRPr="00D8434B">
        <w:rPr>
          <w:rFonts w:hint="eastAsia"/>
          <w:lang w:eastAsia="zh-CN"/>
        </w:rPr>
        <w:t>s, such as lowering the s</w:t>
      </w:r>
      <w:r w:rsidRPr="00D8434B">
        <w:rPr>
          <w:lang w:eastAsia="zh-CN"/>
        </w:rPr>
        <w:t xml:space="preserve">ignal to </w:t>
      </w:r>
      <w:r w:rsidRPr="00D8434B">
        <w:rPr>
          <w:rFonts w:hint="eastAsia"/>
          <w:lang w:eastAsia="zh-CN"/>
        </w:rPr>
        <w:t>n</w:t>
      </w:r>
      <w:r w:rsidRPr="00D8434B">
        <w:rPr>
          <w:lang w:eastAsia="zh-CN"/>
        </w:rPr>
        <w:t xml:space="preserve">oise </w:t>
      </w:r>
      <w:r w:rsidRPr="00D8434B">
        <w:rPr>
          <w:rFonts w:hint="eastAsia"/>
          <w:lang w:eastAsia="zh-CN"/>
        </w:rPr>
        <w:t>r</w:t>
      </w:r>
      <w:r w:rsidRPr="00D8434B">
        <w:rPr>
          <w:lang w:eastAsia="zh-CN"/>
        </w:rPr>
        <w:t>atio</w:t>
      </w:r>
      <w:r w:rsidRPr="00D8434B">
        <w:rPr>
          <w:rFonts w:hint="eastAsia"/>
          <w:lang w:eastAsia="zh-CN"/>
        </w:rPr>
        <w:t xml:space="preserve"> (SNR) and lowering the detector</w:t>
      </w:r>
      <w:r w:rsidRPr="00D8434B">
        <w:rPr>
          <w:lang w:eastAsia="zh-CN"/>
        </w:rPr>
        <w:t>’</w:t>
      </w:r>
      <w:r w:rsidRPr="00D8434B">
        <w:rPr>
          <w:rFonts w:hint="eastAsia"/>
          <w:lang w:eastAsia="zh-CN"/>
        </w:rPr>
        <w:t xml:space="preserve">s </w:t>
      </w:r>
      <w:r w:rsidRPr="00D8434B">
        <w:rPr>
          <w:lang w:eastAsia="zh-CN"/>
        </w:rPr>
        <w:t>rate capability</w:t>
      </w:r>
      <w:r w:rsidRPr="00D8434B">
        <w:rPr>
          <w:rFonts w:hint="eastAsia"/>
          <w:lang w:eastAsia="zh-CN"/>
        </w:rPr>
        <w:t>.</w:t>
      </w:r>
    </w:p>
    <w:p w14:paraId="14B07D6F" w14:textId="77777777" w:rsidR="005D72BB" w:rsidRDefault="005D72BB" w:rsidP="005D72BB">
      <w:pPr>
        <w:pStyle w:val="Text"/>
        <w:ind w:firstLine="0"/>
      </w:pPr>
    </w:p>
    <w:p w14:paraId="20716BEF" w14:textId="77777777" w:rsidR="00E97402" w:rsidRDefault="00E97402">
      <w:pPr>
        <w:pStyle w:val="ReferenceHead"/>
      </w:pPr>
      <w:r>
        <w:t>References</w:t>
      </w:r>
    </w:p>
    <w:p w14:paraId="0411E1A9" w14:textId="77777777" w:rsidR="00C11E83" w:rsidRDefault="00C11E83" w:rsidP="00C11E83">
      <w:pPr>
        <w:autoSpaceDE w:val="0"/>
        <w:autoSpaceDN w:val="0"/>
        <w:adjustRightInd w:val="0"/>
        <w:rPr>
          <w:rFonts w:ascii="TimesNewRomanPS-ItalicMT" w:hAnsi="TimesNewRomanPS-ItalicMT" w:cs="TimesNewRomanPS-ItalicMT"/>
          <w:i/>
          <w:iCs/>
        </w:rPr>
      </w:pPr>
      <w:r>
        <w:rPr>
          <w:rFonts w:ascii="TimesNewRomanPS-ItalicMT" w:hAnsi="TimesNewRomanPS-ItalicMT" w:cs="TimesNewRomanPS-ItalicMT"/>
          <w:i/>
          <w:iCs/>
        </w:rPr>
        <w:t>Basic format for books:</w:t>
      </w:r>
    </w:p>
    <w:p w14:paraId="3D0AB03D" w14:textId="6AB4546F" w:rsidR="00C11E83" w:rsidRDefault="00D50E4D" w:rsidP="008E0645">
      <w:pPr>
        <w:pStyle w:val="References"/>
      </w:pPr>
      <w:proofErr w:type="spellStart"/>
      <w:r w:rsidRPr="00D50E4D">
        <w:t>Titov</w:t>
      </w:r>
      <w:proofErr w:type="spellEnd"/>
      <w:r w:rsidRPr="00D50E4D">
        <w:t xml:space="preserve"> M. New developments and future perspectives of gaseous </w:t>
      </w:r>
      <w:proofErr w:type="gramStart"/>
      <w:r w:rsidRPr="00D50E4D">
        <w:t>detectors[</w:t>
      </w:r>
      <w:proofErr w:type="gramEnd"/>
      <w:r w:rsidRPr="00D50E4D">
        <w:t>J]. Nuclear Instruments and Methods in Physics Research Section A: Accelerators, Spectrometers, Detectors and Associated Equipment, 2007, 581(1): 25-37.</w:t>
      </w:r>
    </w:p>
    <w:p w14:paraId="0BF3C03E" w14:textId="5F1E6226" w:rsidR="00C11E83" w:rsidRDefault="000466FD" w:rsidP="007F7AA6">
      <w:pPr>
        <w:pStyle w:val="References"/>
      </w:pPr>
      <w:r w:rsidRPr="00F00FEB">
        <w:t>Liu Q, Liu H B, Chen S, et al. A successful application of thinner-</w:t>
      </w:r>
      <w:proofErr w:type="gramStart"/>
      <w:r w:rsidRPr="00F00FEB">
        <w:t>THGEMs[</w:t>
      </w:r>
      <w:proofErr w:type="gramEnd"/>
      <w:r w:rsidRPr="00F00FEB">
        <w:t>J]. Journal of Instrumentation, 2013, 8(11): C11008.</w:t>
      </w:r>
    </w:p>
    <w:p w14:paraId="38BAE5EE" w14:textId="093EDC71" w:rsidR="00C11E83" w:rsidRPr="00F00FEB" w:rsidRDefault="00B04A8A" w:rsidP="00B04A8A">
      <w:pPr>
        <w:pStyle w:val="References"/>
      </w:pPr>
      <w:proofErr w:type="spellStart"/>
      <w:r w:rsidRPr="00F00FEB">
        <w:t>Kataria</w:t>
      </w:r>
      <w:proofErr w:type="spellEnd"/>
      <w:r w:rsidRPr="00F00FEB">
        <w:t xml:space="preserve"> D O, </w:t>
      </w:r>
      <w:proofErr w:type="spellStart"/>
      <w:r w:rsidRPr="00F00FEB">
        <w:t>Chaudery</w:t>
      </w:r>
      <w:proofErr w:type="spellEnd"/>
      <w:r w:rsidRPr="00F00FEB">
        <w:t xml:space="preserve"> R, Rees K. High-speed position readout for microchannel plate-based space plasma </w:t>
      </w:r>
      <w:proofErr w:type="gramStart"/>
      <w:r w:rsidRPr="00F00FEB">
        <w:t>instruments[</w:t>
      </w:r>
      <w:proofErr w:type="gramEnd"/>
      <w:r w:rsidRPr="00F00FEB">
        <w:t xml:space="preserve">J]. Nuclear Instruments and Methods in Physics Research Section A: Accelerators, Spectrometers, Detectors and Associated Equipment, 2007, 573(1): 240-242. </w:t>
      </w:r>
    </w:p>
    <w:p w14:paraId="5CDEC5C3" w14:textId="285A6A74" w:rsidR="00F00FEB" w:rsidRPr="00F00FEB" w:rsidRDefault="00093EDD" w:rsidP="00B04A8A">
      <w:pPr>
        <w:pStyle w:val="References"/>
      </w:pPr>
      <w:r>
        <w:rPr>
          <w:rFonts w:hint="eastAsia"/>
        </w:rPr>
        <w:t xml:space="preserve">R. </w:t>
      </w:r>
      <w:proofErr w:type="spellStart"/>
      <w:r>
        <w:rPr>
          <w:rFonts w:hint="eastAsia"/>
        </w:rPr>
        <w:t>Hu,et</w:t>
      </w:r>
      <w:proofErr w:type="spellEnd"/>
      <w:r>
        <w:rPr>
          <w:rFonts w:hint="eastAsia"/>
        </w:rPr>
        <w:t xml:space="preserve"> al., </w:t>
      </w:r>
      <w:r w:rsidRPr="00FD41A7">
        <w:t>Nuclear Physics Review</w:t>
      </w:r>
      <w:r w:rsidR="00FD41A7" w:rsidRPr="00FD41A7">
        <w:rPr>
          <w:rFonts w:hint="eastAsia"/>
        </w:rPr>
        <w:t>, 2011, 28(4):459-463</w:t>
      </w:r>
    </w:p>
    <w:p w14:paraId="7D522B8E" w14:textId="57F7EA27" w:rsidR="008975D7" w:rsidRPr="00F00FEB" w:rsidRDefault="00A60A47" w:rsidP="00F00FEB">
      <w:pPr>
        <w:pStyle w:val="References"/>
      </w:pPr>
      <w:r w:rsidRPr="00F00FEB">
        <w:t xml:space="preserve">Gross J L, Yellen J. Graph theory and its </w:t>
      </w:r>
      <w:proofErr w:type="gramStart"/>
      <w:r w:rsidRPr="00F00FEB">
        <w:t>applications[</w:t>
      </w:r>
      <w:proofErr w:type="gramEnd"/>
      <w:r w:rsidRPr="00F00FEB">
        <w:t>M]. CRC press, 2005.</w:t>
      </w:r>
    </w:p>
    <w:p w14:paraId="6EC27687" w14:textId="6B2B75C6" w:rsidR="008975D7" w:rsidRPr="00F00FEB" w:rsidRDefault="008975D7" w:rsidP="00B04A8A">
      <w:pPr>
        <w:pStyle w:val="References"/>
      </w:pPr>
      <w:r w:rsidRPr="00F00FEB">
        <w:t xml:space="preserve">Liu H B, Liu Q, Chen S, et al. A study of thinner-THGEM, with some </w:t>
      </w:r>
      <w:proofErr w:type="gramStart"/>
      <w:r w:rsidRPr="00F00FEB">
        <w:t>applications[</w:t>
      </w:r>
      <w:proofErr w:type="gramEnd"/>
      <w:r w:rsidRPr="00F00FEB">
        <w:t>J]. Journal of Instrumentation, 2012, 7(06): C06001.</w:t>
      </w:r>
    </w:p>
    <w:p w14:paraId="60B974C8" w14:textId="45C203AF" w:rsidR="00F00FEB" w:rsidRPr="00F00FEB" w:rsidRDefault="00F00FEB" w:rsidP="00B04A8A">
      <w:pPr>
        <w:pStyle w:val="References"/>
      </w:pPr>
      <w:r w:rsidRPr="00F00FEB">
        <w:lastRenderedPageBreak/>
        <w:t xml:space="preserve">VATA160 datasheet, IDEAS, </w:t>
      </w:r>
      <w:proofErr w:type="spellStart"/>
      <w:r w:rsidRPr="00F00FEB">
        <w:t>Nydalen</w:t>
      </w:r>
      <w:proofErr w:type="spellEnd"/>
      <w:r w:rsidRPr="00F00FEB">
        <w:t xml:space="preserve">, Oslo, Norway, 2013. </w:t>
      </w:r>
      <w:hyperlink r:id="rId33" w:history="1">
        <w:r w:rsidRPr="00F00FEB">
          <w:t>http://www.ideas.no</w:t>
        </w:r>
      </w:hyperlink>
    </w:p>
    <w:sectPr w:rsidR="00F00FEB" w:rsidRPr="00F00FEB" w:rsidSect="00143F2E">
      <w:headerReference w:type="default" r:id="rId34"/>
      <w:type w:val="continuous"/>
      <w:pgSz w:w="12240" w:h="15840" w:code="1"/>
      <w:pgMar w:top="1008" w:right="936" w:bottom="1008" w:left="936" w:header="432" w:footer="432" w:gutter="0"/>
      <w:cols w:num="2" w:space="288"/>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44" w:author="lenovo" w:date="2016-12-23T16:59:00Z" w:initials="l">
    <w:p w14:paraId="08DFA514" w14:textId="71DFAE24" w:rsidR="00303A5F" w:rsidRDefault="00303A5F">
      <w:pPr>
        <w:pStyle w:val="af2"/>
        <w:rPr>
          <w:lang w:eastAsia="zh-CN"/>
        </w:rPr>
      </w:pPr>
      <w:r>
        <w:rPr>
          <w:rStyle w:val="af1"/>
        </w:rPr>
        <w:annotationRef/>
      </w:r>
      <w:r>
        <w:rPr>
          <w:lang w:eastAsia="zh-CN"/>
        </w:rPr>
        <w:t>增加一节写分组编码，还有宽度比例选择</w:t>
      </w:r>
    </w:p>
  </w:comment>
  <w:comment w:id="131" w:author="lenovo" w:date="2016-12-20T15:18:00Z" w:initials="l">
    <w:p w14:paraId="633FF3EC" w14:textId="1E4400BC" w:rsidR="00B75702" w:rsidRDefault="00B75702">
      <w:pPr>
        <w:pStyle w:val="af2"/>
        <w:rPr>
          <w:lang w:eastAsia="zh-CN"/>
        </w:rPr>
      </w:pPr>
      <w:r>
        <w:rPr>
          <w:rStyle w:val="af1"/>
        </w:rPr>
        <w:annotationRef/>
      </w:r>
      <w:r>
        <w:rPr>
          <w:rFonts w:hint="eastAsia"/>
          <w:lang w:eastAsia="zh-CN"/>
        </w:rPr>
        <w:t>这句要分开说</w:t>
      </w:r>
      <w:proofErr w:type="spellStart"/>
      <w:r w:rsidR="0042751B">
        <w:rPr>
          <w:rFonts w:hint="eastAsia"/>
          <w:lang w:eastAsia="zh-CN"/>
        </w:rPr>
        <w:t>Xray</w:t>
      </w:r>
      <w:proofErr w:type="spellEnd"/>
      <w:r w:rsidR="0042751B">
        <w:rPr>
          <w:rFonts w:hint="eastAsia"/>
          <w:lang w:eastAsia="zh-CN"/>
        </w:rPr>
        <w:t>和气体</w:t>
      </w:r>
    </w:p>
  </w:comment>
  <w:comment w:id="167" w:author="lenovo" w:date="2016-12-23T16:59:00Z" w:initials="l">
    <w:p w14:paraId="3891DDFF" w14:textId="3E8AB3B0" w:rsidR="002274DB" w:rsidRDefault="002274DB">
      <w:pPr>
        <w:pStyle w:val="af2"/>
        <w:rPr>
          <w:lang w:eastAsia="zh-CN"/>
        </w:rPr>
      </w:pPr>
      <w:r>
        <w:rPr>
          <w:rStyle w:val="af1"/>
        </w:rPr>
        <w:annotationRef/>
      </w:r>
      <w:r>
        <w:rPr>
          <w:lang w:eastAsia="zh-CN"/>
        </w:rPr>
        <w:t>这里要解释这个事例如何重建，说明信号宽度</w:t>
      </w:r>
    </w:p>
  </w:comment>
  <w:comment w:id="202" w:author="lenovo" w:date="2016-12-20T15:28:00Z" w:initials="l">
    <w:p w14:paraId="1FC173BC" w14:textId="29C20B99" w:rsidR="007F14A0" w:rsidRDefault="007F14A0">
      <w:pPr>
        <w:pStyle w:val="af2"/>
        <w:rPr>
          <w:lang w:eastAsia="zh-CN"/>
        </w:rPr>
      </w:pPr>
      <w:r>
        <w:rPr>
          <w:rStyle w:val="af1"/>
        </w:rPr>
        <w:annotationRef/>
      </w:r>
      <w:r>
        <w:rPr>
          <w:lang w:eastAsia="zh-CN"/>
        </w:rPr>
        <w:t>说明这个</w:t>
      </w:r>
      <w:r>
        <w:rPr>
          <w:lang w:eastAsia="zh-CN"/>
        </w:rPr>
        <w:t>test</w:t>
      </w:r>
      <w:r>
        <w:rPr>
          <w:lang w:eastAsia="zh-CN"/>
        </w:rPr>
        <w:t>，（就是</w:t>
      </w:r>
      <w:r w:rsidR="008631F9">
        <w:rPr>
          <w:rFonts w:hint="eastAsia"/>
          <w:lang w:eastAsia="zh-CN"/>
        </w:rPr>
        <w:t>ver</w:t>
      </w:r>
      <w:r>
        <w:rPr>
          <w:rFonts w:hint="eastAsia"/>
          <w:lang w:eastAsia="zh-CN"/>
        </w:rPr>
        <w:t>ification test</w:t>
      </w:r>
      <w:r>
        <w:rPr>
          <w:lang w:eastAsia="zh-CN"/>
        </w:rPr>
        <w:t>）</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BA6D99C" w14:textId="77777777" w:rsidR="009E1172" w:rsidRDefault="009E1172">
      <w:r>
        <w:separator/>
      </w:r>
    </w:p>
  </w:endnote>
  <w:endnote w:type="continuationSeparator" w:id="0">
    <w:p w14:paraId="67A15224" w14:textId="77777777" w:rsidR="009E1172" w:rsidRDefault="009E117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Baskerville">
    <w:charset w:val="00"/>
    <w:family w:val="auto"/>
    <w:pitch w:val="variable"/>
    <w:sig w:usb0="80000063" w:usb1="00000000" w:usb2="00000000" w:usb3="00000000" w:csb0="000001FB" w:csb1="00000000"/>
  </w:font>
  <w:font w:name="Formata-Regular">
    <w:altName w:val="Times New Roman"/>
    <w:panose1 w:val="00000000000000000000"/>
    <w:charset w:val="4D"/>
    <w:family w:val="auto"/>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微软雅黑">
    <w:panose1 w:val="020B0503020204020204"/>
    <w:charset w:val="86"/>
    <w:family w:val="swiss"/>
    <w:pitch w:val="variable"/>
    <w:sig w:usb0="80000287" w:usb1="280F3C52" w:usb2="00000016" w:usb3="00000000" w:csb0="0004001F" w:csb1="00000000"/>
  </w:font>
  <w:font w:name="TimesNewRomanPS-ItalicMT">
    <w:altName w:val="Times New Roman"/>
    <w:panose1 w:val="00000000000000000000"/>
    <w:charset w:val="00"/>
    <w:family w:val="roman"/>
    <w:notTrueType/>
    <w:pitch w:val="default"/>
    <w:sig w:usb0="00000003" w:usb1="00000000" w:usb2="00000000" w:usb3="00000000" w:csb0="00000001" w:csb1="00000000"/>
  </w:font>
  <w:font w:name="MS Gothic">
    <w:altName w:val="ＭＳ ゴシック"/>
    <w:panose1 w:val="020B0609070205080204"/>
    <w:charset w:val="80"/>
    <w:family w:val="modern"/>
    <w:pitch w:val="fixed"/>
    <w:sig w:usb0="E00002FF" w:usb1="6AC7FDFB" w:usb2="00000012" w:usb3="00000000" w:csb0="0002009F"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774FB34" w14:textId="77777777" w:rsidR="009E1172" w:rsidRDefault="009E1172"/>
  </w:footnote>
  <w:footnote w:type="continuationSeparator" w:id="0">
    <w:p w14:paraId="70E60AB5" w14:textId="77777777" w:rsidR="009E1172" w:rsidRDefault="009E1172">
      <w:r>
        <w:continuationSeparator/>
      </w:r>
    </w:p>
  </w:footnote>
  <w:footnote w:id="1">
    <w:p w14:paraId="6181040B" w14:textId="1C87D459" w:rsidR="001E2603" w:rsidRDefault="001E2603">
      <w:pPr>
        <w:pStyle w:val="a4"/>
        <w:rPr>
          <w:ins w:id="0" w:author="lenovo" w:date="2016-12-21T11:18:00Z"/>
          <w:lang w:eastAsia="zh-CN"/>
        </w:rPr>
      </w:pPr>
      <w:r>
        <w:t xml:space="preserve">This paragraph of the first footnote will contain </w:t>
      </w:r>
      <w:proofErr w:type="gramStart"/>
      <w:r>
        <w:t>the  date</w:t>
      </w:r>
      <w:proofErr w:type="gramEnd"/>
      <w:r>
        <w:t xml:space="preserve"> on which you submitted your paper for review. </w:t>
      </w:r>
      <w:del w:id="1" w:author="lenovo" w:date="2016-12-21T11:18:00Z">
        <w:r w:rsidDel="00481D07">
          <w:delText>It will also contain support information, including sponsor and financial support acknowledgment. For example, “This work was supported in part by the U.S. Depart</w:delText>
        </w:r>
        <w:r w:rsidDel="00481D07">
          <w:softHyphen/>
          <w:delText>ment of Com</w:delText>
        </w:r>
        <w:r w:rsidDel="00481D07">
          <w:softHyphen/>
          <w:delText xml:space="preserve">merce under Grant BS123456”. </w:delText>
        </w:r>
      </w:del>
    </w:p>
    <w:p w14:paraId="21EA08CA" w14:textId="66E5A832" w:rsidR="00481D07" w:rsidRDefault="00481D07">
      <w:pPr>
        <w:pStyle w:val="a4"/>
        <w:rPr>
          <w:ins w:id="2" w:author="lenovo" w:date="2016-12-21T11:18:00Z"/>
          <w:lang w:eastAsia="zh-CN"/>
        </w:rPr>
      </w:pPr>
      <w:ins w:id="3" w:author="lenovo" w:date="2016-12-21T11:18:00Z">
        <w:r>
          <w:rPr>
            <w:rFonts w:hint="eastAsia"/>
            <w:lang w:eastAsia="zh-CN"/>
          </w:rPr>
          <w:t>This work was supported by</w:t>
        </w:r>
      </w:ins>
      <w:ins w:id="4" w:author="lenovo" w:date="2016-12-21T11:51:00Z">
        <w:r w:rsidR="008709F2">
          <w:rPr>
            <w:rFonts w:hint="eastAsia"/>
            <w:lang w:eastAsia="zh-CN"/>
          </w:rPr>
          <w:t xml:space="preserve"> National Natural Science Foundation of China (</w:t>
        </w:r>
      </w:ins>
      <w:ins w:id="5" w:author="lenovo" w:date="2016-12-21T11:52:00Z">
        <w:r w:rsidR="008709F2">
          <w:rPr>
            <w:rFonts w:hint="eastAsia"/>
            <w:lang w:eastAsia="zh-CN"/>
          </w:rPr>
          <w:t>Grant No.</w:t>
        </w:r>
        <w:r w:rsidR="008709F2">
          <w:rPr>
            <w:rFonts w:hint="eastAsia"/>
            <w:color w:val="000000"/>
            <w:shd w:val="clear" w:color="auto" w:fill="FFFFFF"/>
          </w:rPr>
          <w:t>11222552</w:t>
        </w:r>
      </w:ins>
      <w:ins w:id="6" w:author="lenovo" w:date="2016-12-21T11:51:00Z">
        <w:r w:rsidR="008709F2">
          <w:rPr>
            <w:rFonts w:hint="eastAsia"/>
            <w:lang w:eastAsia="zh-CN"/>
          </w:rPr>
          <w:t>)</w:t>
        </w:r>
      </w:ins>
      <w:ins w:id="7" w:author="lenovo" w:date="2016-12-21T11:53:00Z">
        <w:r w:rsidR="008709F2">
          <w:rPr>
            <w:rFonts w:hint="eastAsia"/>
            <w:lang w:eastAsia="zh-CN"/>
          </w:rPr>
          <w:t>.</w:t>
        </w:r>
      </w:ins>
    </w:p>
    <w:p w14:paraId="7A55CF46" w14:textId="77777777" w:rsidR="00D51691" w:rsidRDefault="00D51691" w:rsidP="00D51691">
      <w:pPr>
        <w:pStyle w:val="a4"/>
        <w:rPr>
          <w:ins w:id="8" w:author="lenovo" w:date="2016-12-21T11:18:00Z"/>
        </w:rPr>
      </w:pPr>
      <w:proofErr w:type="spellStart"/>
      <w:ins w:id="9" w:author="lenovo" w:date="2016-12-21T11:18:00Z">
        <w:r>
          <w:t>Shubin</w:t>
        </w:r>
        <w:proofErr w:type="spellEnd"/>
        <w:r>
          <w:t xml:space="preserve"> Liu is </w:t>
        </w:r>
        <w:r w:rsidRPr="008C3A93">
          <w:rPr>
            <w:lang w:eastAsia="zh-CN"/>
          </w:rPr>
          <w:t>with State Key Laboratory of Particle Detection and Electronics, University of Scienc</w:t>
        </w:r>
        <w:r>
          <w:rPr>
            <w:lang w:eastAsia="zh-CN"/>
          </w:rPr>
          <w:t>e and Technology of China</w:t>
        </w:r>
        <w:r>
          <w:rPr>
            <w:rFonts w:hint="eastAsia"/>
            <w:lang w:eastAsia="zh-CN"/>
          </w:rPr>
          <w:t xml:space="preserve">, </w:t>
        </w:r>
        <w:r>
          <w:rPr>
            <w:lang w:eastAsia="zh-CN"/>
          </w:rPr>
          <w:t xml:space="preserve">No.96, </w:t>
        </w:r>
        <w:proofErr w:type="spellStart"/>
        <w:r>
          <w:rPr>
            <w:lang w:eastAsia="zh-CN"/>
          </w:rPr>
          <w:t>Jin</w:t>
        </w:r>
        <w:r>
          <w:rPr>
            <w:rFonts w:hint="eastAsia"/>
            <w:lang w:eastAsia="zh-CN"/>
          </w:rPr>
          <w:t>z</w:t>
        </w:r>
        <w:r w:rsidRPr="008C3A93">
          <w:rPr>
            <w:lang w:eastAsia="zh-CN"/>
          </w:rPr>
          <w:t>hai</w:t>
        </w:r>
        <w:proofErr w:type="spellEnd"/>
        <w:r w:rsidRPr="008C3A93">
          <w:rPr>
            <w:lang w:eastAsia="zh-CN"/>
          </w:rPr>
          <w:t xml:space="preserve"> Road</w:t>
        </w:r>
        <w:r>
          <w:rPr>
            <w:rFonts w:hint="eastAsia"/>
            <w:lang w:eastAsia="zh-CN"/>
          </w:rPr>
          <w:t>,</w:t>
        </w:r>
        <w:r>
          <w:rPr>
            <w:lang w:eastAsia="zh-CN"/>
          </w:rPr>
          <w:t xml:space="preserve"> Hefei, Anhui</w:t>
        </w:r>
        <w:r w:rsidRPr="006177A8">
          <w:rPr>
            <w:lang w:eastAsia="zh-CN"/>
          </w:rPr>
          <w:t>, China</w:t>
        </w:r>
        <w:r>
          <w:rPr>
            <w:lang w:eastAsia="zh-CN"/>
          </w:rPr>
          <w:t xml:space="preserve"> </w:t>
        </w:r>
        <w:r>
          <w:rPr>
            <w:rFonts w:hint="eastAsia"/>
            <w:lang w:eastAsia="zh-CN"/>
          </w:rPr>
          <w:t>(e-mail: liushb@ustc.edu.cn)</w:t>
        </w:r>
        <w:r>
          <w:t>.</w:t>
        </w:r>
      </w:ins>
    </w:p>
    <w:p w14:paraId="77650AA2" w14:textId="77777777" w:rsidR="00D51691" w:rsidRPr="00D51691" w:rsidRDefault="00D51691">
      <w:pPr>
        <w:pStyle w:val="a4"/>
        <w:rPr>
          <w:lang w:eastAsia="zh-CN"/>
        </w:rPr>
      </w:pPr>
    </w:p>
    <w:p w14:paraId="2D850B37" w14:textId="5E23F548" w:rsidR="001E2603" w:rsidDel="00D51691" w:rsidRDefault="001E2603">
      <w:pPr>
        <w:pStyle w:val="a4"/>
        <w:rPr>
          <w:del w:id="10" w:author="lenovo" w:date="2016-12-21T11:18:00Z"/>
        </w:rPr>
      </w:pPr>
      <w:del w:id="11" w:author="lenovo" w:date="2016-12-21T11:18:00Z">
        <w:r w:rsidDel="00D51691">
          <w:delText xml:space="preserve">The next few paragraphs should contain the authors’ current affiliations, including current address and e-mail. For example, F. A. Author is with the National Institute of Standards and Technology, Boulder, CO 80305 USA (e-mail: author@ boulder.nist.gov). </w:delText>
        </w:r>
      </w:del>
    </w:p>
    <w:p w14:paraId="640C0210" w14:textId="6460A43E" w:rsidR="001E2603" w:rsidDel="00D51691" w:rsidRDefault="001E2603">
      <w:pPr>
        <w:pStyle w:val="a4"/>
        <w:rPr>
          <w:del w:id="12" w:author="lenovo" w:date="2016-12-21T11:18:00Z"/>
        </w:rPr>
      </w:pPr>
      <w:del w:id="13" w:author="lenovo" w:date="2016-12-21T11:18:00Z">
        <w:r w:rsidDel="00D51691">
          <w:delText>S. B. Author, Jr., was with Rice University, Houston, TX 77005 USA. He is now with the Department of Physics, Colorado State University, Fort Collins, CO 80523 USA (e-mail: author@lamar.colostate.edu).</w:delText>
        </w:r>
      </w:del>
    </w:p>
    <w:p w14:paraId="3BB80BC9" w14:textId="4252A3DC" w:rsidR="001E2603" w:rsidRDefault="001E2603">
      <w:pPr>
        <w:pStyle w:val="a4"/>
      </w:pPr>
      <w:del w:id="14" w:author="lenovo" w:date="2016-12-21T11:18:00Z">
        <w:r w:rsidDel="00D51691">
          <w:delText>T. C. Author is with the Electrical Engineering Department, University of Colorado, Boulder, CO 80309 USA, on leave from the National Research Institute for Metals, Tsukuba, Japan (e-mail: author@nrim.go.jp).</w:delText>
        </w:r>
      </w:del>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120A553" w14:textId="77777777" w:rsidR="001E2603" w:rsidRDefault="001E2603">
    <w:pPr>
      <w:framePr w:wrap="auto" w:vAnchor="text" w:hAnchor="margin" w:xAlign="right" w:y="1"/>
    </w:pPr>
    <w:r>
      <w:fldChar w:fldCharType="begin"/>
    </w:r>
    <w:r>
      <w:instrText xml:space="preserve">PAGE  </w:instrText>
    </w:r>
    <w:r>
      <w:fldChar w:fldCharType="separate"/>
    </w:r>
    <w:r w:rsidR="00996063">
      <w:rPr>
        <w:noProof/>
      </w:rPr>
      <w:t>5</w:t>
    </w:r>
    <w:r>
      <w:fldChar w:fldCharType="end"/>
    </w:r>
  </w:p>
  <w:p w14:paraId="3C734628" w14:textId="77777777" w:rsidR="001E2603" w:rsidRDefault="001E2603">
    <w:pPr>
      <w:ind w:right="360"/>
    </w:pPr>
    <w:r>
      <w:t>&gt; REPLACE THIS LINE WITH YOUR PAPER IDENTIFICATION NUMBER (DOUBLE-CLICK HERE TO EDIT) &lt;</w:t>
    </w:r>
  </w:p>
  <w:p w14:paraId="2D5740AD" w14:textId="77777777" w:rsidR="001E2603" w:rsidRDefault="001E2603">
    <w:pPr>
      <w:ind w:right="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EBB2C53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1FE04BD4"/>
    <w:lvl w:ilvl="0">
      <w:start w:val="1"/>
      <w:numFmt w:val="decimal"/>
      <w:lvlText w:val="%1."/>
      <w:lvlJc w:val="left"/>
      <w:pPr>
        <w:tabs>
          <w:tab w:val="num" w:pos="1800"/>
        </w:tabs>
        <w:ind w:left="1800" w:hanging="360"/>
      </w:pPr>
    </w:lvl>
  </w:abstractNum>
  <w:abstractNum w:abstractNumId="2">
    <w:nsid w:val="FFFFFF7D"/>
    <w:multiLevelType w:val="singleLevel"/>
    <w:tmpl w:val="1E8E8124"/>
    <w:lvl w:ilvl="0">
      <w:start w:val="1"/>
      <w:numFmt w:val="decimal"/>
      <w:lvlText w:val="%1."/>
      <w:lvlJc w:val="left"/>
      <w:pPr>
        <w:tabs>
          <w:tab w:val="num" w:pos="1440"/>
        </w:tabs>
        <w:ind w:left="1440" w:hanging="360"/>
      </w:pPr>
    </w:lvl>
  </w:abstractNum>
  <w:abstractNum w:abstractNumId="3">
    <w:nsid w:val="FFFFFF7E"/>
    <w:multiLevelType w:val="singleLevel"/>
    <w:tmpl w:val="DB607804"/>
    <w:lvl w:ilvl="0">
      <w:start w:val="1"/>
      <w:numFmt w:val="decimal"/>
      <w:lvlText w:val="%1."/>
      <w:lvlJc w:val="left"/>
      <w:pPr>
        <w:tabs>
          <w:tab w:val="num" w:pos="1080"/>
        </w:tabs>
        <w:ind w:left="1080" w:hanging="360"/>
      </w:pPr>
    </w:lvl>
  </w:abstractNum>
  <w:abstractNum w:abstractNumId="4">
    <w:nsid w:val="FFFFFF7F"/>
    <w:multiLevelType w:val="singleLevel"/>
    <w:tmpl w:val="63F4F052"/>
    <w:lvl w:ilvl="0">
      <w:start w:val="1"/>
      <w:numFmt w:val="decimal"/>
      <w:lvlText w:val="%1."/>
      <w:lvlJc w:val="left"/>
      <w:pPr>
        <w:tabs>
          <w:tab w:val="num" w:pos="720"/>
        </w:tabs>
        <w:ind w:left="720" w:hanging="360"/>
      </w:pPr>
    </w:lvl>
  </w:abstractNum>
  <w:abstractNum w:abstractNumId="5">
    <w:nsid w:val="FFFFFF80"/>
    <w:multiLevelType w:val="singleLevel"/>
    <w:tmpl w:val="2CBA6604"/>
    <w:lvl w:ilvl="0">
      <w:start w:val="1"/>
      <w:numFmt w:val="bullet"/>
      <w:lvlText w:val=""/>
      <w:lvlJc w:val="left"/>
      <w:pPr>
        <w:tabs>
          <w:tab w:val="num" w:pos="1800"/>
        </w:tabs>
        <w:ind w:left="1800" w:hanging="360"/>
      </w:pPr>
      <w:rPr>
        <w:rFonts w:ascii="Symbol" w:hAnsi="Symbol" w:hint="default"/>
      </w:rPr>
    </w:lvl>
  </w:abstractNum>
  <w:abstractNum w:abstractNumId="6">
    <w:nsid w:val="FFFFFF81"/>
    <w:multiLevelType w:val="singleLevel"/>
    <w:tmpl w:val="66FEB2A0"/>
    <w:lvl w:ilvl="0">
      <w:start w:val="1"/>
      <w:numFmt w:val="bullet"/>
      <w:lvlText w:val=""/>
      <w:lvlJc w:val="left"/>
      <w:pPr>
        <w:tabs>
          <w:tab w:val="num" w:pos="1440"/>
        </w:tabs>
        <w:ind w:left="1440" w:hanging="360"/>
      </w:pPr>
      <w:rPr>
        <w:rFonts w:ascii="Symbol" w:hAnsi="Symbol" w:hint="default"/>
      </w:rPr>
    </w:lvl>
  </w:abstractNum>
  <w:abstractNum w:abstractNumId="7">
    <w:nsid w:val="FFFFFF82"/>
    <w:multiLevelType w:val="singleLevel"/>
    <w:tmpl w:val="36886A36"/>
    <w:lvl w:ilvl="0">
      <w:start w:val="1"/>
      <w:numFmt w:val="bullet"/>
      <w:lvlText w:val=""/>
      <w:lvlJc w:val="left"/>
      <w:pPr>
        <w:tabs>
          <w:tab w:val="num" w:pos="1080"/>
        </w:tabs>
        <w:ind w:left="1080" w:hanging="360"/>
      </w:pPr>
      <w:rPr>
        <w:rFonts w:ascii="Symbol" w:hAnsi="Symbol" w:hint="default"/>
      </w:rPr>
    </w:lvl>
  </w:abstractNum>
  <w:abstractNum w:abstractNumId="8">
    <w:nsid w:val="FFFFFF83"/>
    <w:multiLevelType w:val="singleLevel"/>
    <w:tmpl w:val="0FDCED3C"/>
    <w:lvl w:ilvl="0">
      <w:start w:val="1"/>
      <w:numFmt w:val="bullet"/>
      <w:lvlText w:val=""/>
      <w:lvlJc w:val="left"/>
      <w:pPr>
        <w:tabs>
          <w:tab w:val="num" w:pos="720"/>
        </w:tabs>
        <w:ind w:left="720" w:hanging="360"/>
      </w:pPr>
      <w:rPr>
        <w:rFonts w:ascii="Symbol" w:hAnsi="Symbol" w:hint="default"/>
      </w:rPr>
    </w:lvl>
  </w:abstractNum>
  <w:abstractNum w:abstractNumId="9">
    <w:nsid w:val="FFFFFF88"/>
    <w:multiLevelType w:val="singleLevel"/>
    <w:tmpl w:val="BCAA61E8"/>
    <w:lvl w:ilvl="0">
      <w:start w:val="1"/>
      <w:numFmt w:val="decimal"/>
      <w:lvlText w:val="%1."/>
      <w:lvlJc w:val="left"/>
      <w:pPr>
        <w:tabs>
          <w:tab w:val="num" w:pos="360"/>
        </w:tabs>
        <w:ind w:left="360" w:hanging="360"/>
      </w:pPr>
    </w:lvl>
  </w:abstractNum>
  <w:abstractNum w:abstractNumId="10">
    <w:nsid w:val="FFFFFF89"/>
    <w:multiLevelType w:val="singleLevel"/>
    <w:tmpl w:val="69F8DF4C"/>
    <w:lvl w:ilvl="0">
      <w:start w:val="1"/>
      <w:numFmt w:val="bullet"/>
      <w:lvlText w:val=""/>
      <w:lvlJc w:val="left"/>
      <w:pPr>
        <w:tabs>
          <w:tab w:val="num" w:pos="360"/>
        </w:tabs>
        <w:ind w:left="360" w:hanging="360"/>
      </w:pPr>
      <w:rPr>
        <w:rFonts w:ascii="Symbol" w:hAnsi="Symbol" w:hint="default"/>
      </w:rPr>
    </w:lvl>
  </w:abstractNum>
  <w:abstractNum w:abstractNumId="11">
    <w:nsid w:val="FFFFFFFB"/>
    <w:multiLevelType w:val="multilevel"/>
    <w:tmpl w:val="62F820A2"/>
    <w:lvl w:ilvl="0">
      <w:start w:val="1"/>
      <w:numFmt w:val="upperRoman"/>
      <w:pStyle w:val="1"/>
      <w:lvlText w:val="%1."/>
      <w:legacy w:legacy="1" w:legacySpace="144" w:legacyIndent="144"/>
      <w:lvlJc w:val="left"/>
    </w:lvl>
    <w:lvl w:ilvl="1">
      <w:start w:val="1"/>
      <w:numFmt w:val="upperLetter"/>
      <w:pStyle w:val="2"/>
      <w:lvlText w:val="%2."/>
      <w:legacy w:legacy="1" w:legacySpace="144" w:legacyIndent="144"/>
      <w:lvlJc w:val="left"/>
      <w:rPr>
        <w:b w:val="0"/>
      </w:rPr>
    </w:lvl>
    <w:lvl w:ilvl="2">
      <w:start w:val="1"/>
      <w:numFmt w:val="decimal"/>
      <w:pStyle w:val="3"/>
      <w:lvlText w:val="%3)"/>
      <w:legacy w:legacy="1" w:legacySpace="144" w:legacyIndent="144"/>
      <w:lvlJc w:val="left"/>
      <w:rPr>
        <w:i/>
      </w:rPr>
    </w:lvl>
    <w:lvl w:ilvl="3">
      <w:start w:val="1"/>
      <w:numFmt w:val="lowerLetter"/>
      <w:pStyle w:val="4"/>
      <w:lvlText w:val="%4)"/>
      <w:legacy w:legacy="1" w:legacySpace="0" w:legacyIndent="720"/>
      <w:lvlJc w:val="left"/>
      <w:pPr>
        <w:ind w:left="1152" w:hanging="720"/>
      </w:pPr>
    </w:lvl>
    <w:lvl w:ilvl="4">
      <w:start w:val="1"/>
      <w:numFmt w:val="decimal"/>
      <w:pStyle w:val="5"/>
      <w:lvlText w:val="(%5)"/>
      <w:legacy w:legacy="1" w:legacySpace="0" w:legacyIndent="720"/>
      <w:lvlJc w:val="left"/>
      <w:pPr>
        <w:ind w:left="1872" w:hanging="720"/>
      </w:pPr>
    </w:lvl>
    <w:lvl w:ilvl="5">
      <w:start w:val="1"/>
      <w:numFmt w:val="lowerLetter"/>
      <w:pStyle w:val="6"/>
      <w:lvlText w:val="(%6)"/>
      <w:legacy w:legacy="1" w:legacySpace="0" w:legacyIndent="720"/>
      <w:lvlJc w:val="left"/>
      <w:pPr>
        <w:ind w:left="2592" w:hanging="720"/>
      </w:pPr>
    </w:lvl>
    <w:lvl w:ilvl="6">
      <w:start w:val="1"/>
      <w:numFmt w:val="lowerRoman"/>
      <w:pStyle w:val="7"/>
      <w:lvlText w:val="(%7)"/>
      <w:legacy w:legacy="1" w:legacySpace="0" w:legacyIndent="720"/>
      <w:lvlJc w:val="left"/>
      <w:pPr>
        <w:ind w:left="3312" w:hanging="720"/>
      </w:pPr>
    </w:lvl>
    <w:lvl w:ilvl="7">
      <w:start w:val="1"/>
      <w:numFmt w:val="lowerLetter"/>
      <w:pStyle w:val="8"/>
      <w:lvlText w:val="(%8)"/>
      <w:legacy w:legacy="1" w:legacySpace="0" w:legacyIndent="720"/>
      <w:lvlJc w:val="left"/>
      <w:pPr>
        <w:ind w:left="4032" w:hanging="720"/>
      </w:pPr>
    </w:lvl>
    <w:lvl w:ilvl="8">
      <w:start w:val="1"/>
      <w:numFmt w:val="lowerRoman"/>
      <w:pStyle w:val="9"/>
      <w:lvlText w:val="(%9)"/>
      <w:legacy w:legacy="1" w:legacySpace="0" w:legacyIndent="720"/>
      <w:lvlJc w:val="left"/>
      <w:pPr>
        <w:ind w:left="4752" w:hanging="720"/>
      </w:pPr>
    </w:lvl>
  </w:abstractNum>
  <w:abstractNum w:abstractNumId="12">
    <w:nsid w:val="0AD53BAD"/>
    <w:multiLevelType w:val="hybridMultilevel"/>
    <w:tmpl w:val="3A402578"/>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1B0B1D66"/>
    <w:multiLevelType w:val="singleLevel"/>
    <w:tmpl w:val="0BEC9FB0"/>
    <w:lvl w:ilvl="0">
      <w:start w:val="1"/>
      <w:numFmt w:val="none"/>
      <w:lvlText w:val=""/>
      <w:legacy w:legacy="1" w:legacySpace="0" w:legacyIndent="0"/>
      <w:lvlJc w:val="left"/>
      <w:pPr>
        <w:ind w:left="288"/>
      </w:pPr>
    </w:lvl>
  </w:abstractNum>
  <w:abstractNum w:abstractNumId="14">
    <w:nsid w:val="1DF867C9"/>
    <w:multiLevelType w:val="multilevel"/>
    <w:tmpl w:val="A0FED79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5">
    <w:nsid w:val="2517274C"/>
    <w:multiLevelType w:val="singleLevel"/>
    <w:tmpl w:val="04090011"/>
    <w:lvl w:ilvl="0">
      <w:start w:val="1"/>
      <w:numFmt w:val="decimal"/>
      <w:lvlText w:val="%1)"/>
      <w:lvlJc w:val="left"/>
      <w:pPr>
        <w:tabs>
          <w:tab w:val="num" w:pos="360"/>
        </w:tabs>
        <w:ind w:left="360" w:hanging="360"/>
      </w:pPr>
    </w:lvl>
  </w:abstractNum>
  <w:abstractNum w:abstractNumId="16">
    <w:nsid w:val="2D234D8B"/>
    <w:multiLevelType w:val="singleLevel"/>
    <w:tmpl w:val="0409000F"/>
    <w:lvl w:ilvl="0">
      <w:start w:val="1"/>
      <w:numFmt w:val="decimal"/>
      <w:lvlText w:val="%1."/>
      <w:lvlJc w:val="left"/>
      <w:pPr>
        <w:tabs>
          <w:tab w:val="num" w:pos="360"/>
        </w:tabs>
        <w:ind w:left="360" w:hanging="360"/>
      </w:pPr>
    </w:lvl>
  </w:abstractNum>
  <w:abstractNum w:abstractNumId="17">
    <w:nsid w:val="2F8B23F8"/>
    <w:multiLevelType w:val="singleLevel"/>
    <w:tmpl w:val="12CEED98"/>
    <w:lvl w:ilvl="0">
      <w:start w:val="1"/>
      <w:numFmt w:val="decimal"/>
      <w:lvlText w:val="%1."/>
      <w:legacy w:legacy="1" w:legacySpace="0" w:legacyIndent="360"/>
      <w:lvlJc w:val="left"/>
      <w:pPr>
        <w:ind w:left="360" w:hanging="360"/>
      </w:pPr>
    </w:lvl>
  </w:abstractNum>
  <w:abstractNum w:abstractNumId="18">
    <w:nsid w:val="37347E93"/>
    <w:multiLevelType w:val="hybridMultilevel"/>
    <w:tmpl w:val="35CADE76"/>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20">
    <w:nsid w:val="3AAC1CFC"/>
    <w:multiLevelType w:val="singleLevel"/>
    <w:tmpl w:val="3A8EC28E"/>
    <w:lvl w:ilvl="0">
      <w:start w:val="1"/>
      <w:numFmt w:val="decimal"/>
      <w:lvlText w:val="[%1]"/>
      <w:lvlJc w:val="left"/>
      <w:pPr>
        <w:tabs>
          <w:tab w:val="num" w:pos="360"/>
        </w:tabs>
        <w:ind w:left="360" w:hanging="360"/>
      </w:pPr>
    </w:lvl>
  </w:abstractNum>
  <w:abstractNum w:abstractNumId="21">
    <w:nsid w:val="44775830"/>
    <w:multiLevelType w:val="hybridMultilevel"/>
    <w:tmpl w:val="3E4A0EB2"/>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7332F9F"/>
    <w:multiLevelType w:val="singleLevel"/>
    <w:tmpl w:val="488EC81A"/>
    <w:lvl w:ilvl="0">
      <w:start w:val="1"/>
      <w:numFmt w:val="decimal"/>
      <w:lvlText w:val="%1."/>
      <w:legacy w:legacy="1" w:legacySpace="0" w:legacyIndent="360"/>
      <w:lvlJc w:val="left"/>
      <w:pPr>
        <w:ind w:left="360" w:hanging="360"/>
      </w:pPr>
    </w:lvl>
  </w:abstractNum>
  <w:abstractNum w:abstractNumId="23">
    <w:nsid w:val="48301EFA"/>
    <w:multiLevelType w:val="hybridMultilevel"/>
    <w:tmpl w:val="39DC1FF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4D0B59CF"/>
    <w:multiLevelType w:val="singleLevel"/>
    <w:tmpl w:val="4A4223A6"/>
    <w:lvl w:ilvl="0">
      <w:start w:val="1"/>
      <w:numFmt w:val="decimal"/>
      <w:lvlText w:val="%1."/>
      <w:legacy w:legacy="1" w:legacySpace="0" w:legacyIndent="360"/>
      <w:lvlJc w:val="left"/>
      <w:pPr>
        <w:ind w:left="360" w:hanging="360"/>
      </w:pPr>
    </w:lvl>
  </w:abstractNum>
  <w:abstractNum w:abstractNumId="25">
    <w:nsid w:val="55630736"/>
    <w:multiLevelType w:val="singleLevel"/>
    <w:tmpl w:val="0BEC9FB0"/>
    <w:lvl w:ilvl="0">
      <w:start w:val="1"/>
      <w:numFmt w:val="none"/>
      <w:lvlText w:val=""/>
      <w:legacy w:legacy="1" w:legacySpace="0" w:legacyIndent="0"/>
      <w:lvlJc w:val="left"/>
      <w:pPr>
        <w:ind w:left="288"/>
      </w:pPr>
    </w:lvl>
  </w:abstractNum>
  <w:abstractNum w:abstractNumId="26">
    <w:nsid w:val="6DC3293B"/>
    <w:multiLevelType w:val="singleLevel"/>
    <w:tmpl w:val="A28C3CCC"/>
    <w:lvl w:ilvl="0">
      <w:start w:val="1"/>
      <w:numFmt w:val="decimal"/>
      <w:lvlText w:val="[%1]"/>
      <w:lvlJc w:val="left"/>
      <w:pPr>
        <w:tabs>
          <w:tab w:val="num" w:pos="360"/>
        </w:tabs>
        <w:ind w:left="360" w:hanging="360"/>
      </w:pPr>
      <w:rPr>
        <w:b w:val="0"/>
      </w:rPr>
    </w:lvl>
  </w:abstractNum>
  <w:abstractNum w:abstractNumId="27">
    <w:nsid w:val="70C21745"/>
    <w:multiLevelType w:val="hybridMultilevel"/>
    <w:tmpl w:val="C5AA9EB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722C3FDB"/>
    <w:multiLevelType w:val="hybridMultilevel"/>
    <w:tmpl w:val="E0222B8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750A417B"/>
    <w:multiLevelType w:val="hybridMultilevel"/>
    <w:tmpl w:val="78D2826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75CE3AEE"/>
    <w:multiLevelType w:val="hybridMultilevel"/>
    <w:tmpl w:val="A03C883C"/>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77E315E9"/>
    <w:multiLevelType w:val="singleLevel"/>
    <w:tmpl w:val="0BEC9FB0"/>
    <w:lvl w:ilvl="0">
      <w:start w:val="1"/>
      <w:numFmt w:val="none"/>
      <w:lvlText w:val=""/>
      <w:legacy w:legacy="1" w:legacySpace="0" w:legacyIndent="0"/>
      <w:lvlJc w:val="left"/>
      <w:pPr>
        <w:ind w:left="288"/>
      </w:pPr>
    </w:lvl>
  </w:abstractNum>
  <w:num w:numId="1">
    <w:abstractNumId w:val="11"/>
  </w:num>
  <w:num w:numId="2">
    <w:abstractNumId w:val="17"/>
  </w:num>
  <w:num w:numId="3">
    <w:abstractNumId w:val="17"/>
    <w:lvlOverride w:ilvl="0">
      <w:lvl w:ilvl="0">
        <w:start w:val="1"/>
        <w:numFmt w:val="decimal"/>
        <w:lvlText w:val="%1."/>
        <w:legacy w:legacy="1" w:legacySpace="0" w:legacyIndent="360"/>
        <w:lvlJc w:val="left"/>
        <w:pPr>
          <w:ind w:left="360" w:hanging="360"/>
        </w:pPr>
      </w:lvl>
    </w:lvlOverride>
  </w:num>
  <w:num w:numId="4">
    <w:abstractNumId w:val="17"/>
    <w:lvlOverride w:ilvl="0">
      <w:lvl w:ilvl="0">
        <w:start w:val="1"/>
        <w:numFmt w:val="decimal"/>
        <w:lvlText w:val="%1."/>
        <w:legacy w:legacy="1" w:legacySpace="0" w:legacyIndent="360"/>
        <w:lvlJc w:val="left"/>
        <w:pPr>
          <w:ind w:left="360" w:hanging="360"/>
        </w:pPr>
      </w:lvl>
    </w:lvlOverride>
  </w:num>
  <w:num w:numId="5">
    <w:abstractNumId w:val="17"/>
    <w:lvlOverride w:ilvl="0">
      <w:lvl w:ilvl="0">
        <w:start w:val="1"/>
        <w:numFmt w:val="decimal"/>
        <w:lvlText w:val="%1."/>
        <w:legacy w:legacy="1" w:legacySpace="0" w:legacyIndent="360"/>
        <w:lvlJc w:val="left"/>
        <w:pPr>
          <w:ind w:left="360" w:hanging="360"/>
        </w:pPr>
      </w:lvl>
    </w:lvlOverride>
  </w:num>
  <w:num w:numId="6">
    <w:abstractNumId w:val="22"/>
  </w:num>
  <w:num w:numId="7">
    <w:abstractNumId w:val="22"/>
    <w:lvlOverride w:ilvl="0">
      <w:lvl w:ilvl="0">
        <w:start w:val="1"/>
        <w:numFmt w:val="decimal"/>
        <w:lvlText w:val="%1."/>
        <w:legacy w:legacy="1" w:legacySpace="0" w:legacyIndent="360"/>
        <w:lvlJc w:val="left"/>
        <w:pPr>
          <w:ind w:left="360" w:hanging="360"/>
        </w:pPr>
      </w:lvl>
    </w:lvlOverride>
  </w:num>
  <w:num w:numId="8">
    <w:abstractNumId w:val="22"/>
    <w:lvlOverride w:ilvl="0">
      <w:lvl w:ilvl="0">
        <w:start w:val="1"/>
        <w:numFmt w:val="decimal"/>
        <w:lvlText w:val="%1."/>
        <w:legacy w:legacy="1" w:legacySpace="0" w:legacyIndent="360"/>
        <w:lvlJc w:val="left"/>
        <w:pPr>
          <w:ind w:left="360" w:hanging="360"/>
        </w:pPr>
      </w:lvl>
    </w:lvlOverride>
  </w:num>
  <w:num w:numId="9">
    <w:abstractNumId w:val="22"/>
    <w:lvlOverride w:ilvl="0">
      <w:lvl w:ilvl="0">
        <w:start w:val="1"/>
        <w:numFmt w:val="decimal"/>
        <w:lvlText w:val="%1."/>
        <w:legacy w:legacy="1" w:legacySpace="0" w:legacyIndent="360"/>
        <w:lvlJc w:val="left"/>
        <w:pPr>
          <w:ind w:left="360" w:hanging="360"/>
        </w:pPr>
      </w:lvl>
    </w:lvlOverride>
  </w:num>
  <w:num w:numId="10">
    <w:abstractNumId w:val="22"/>
    <w:lvlOverride w:ilvl="0">
      <w:lvl w:ilvl="0">
        <w:start w:val="1"/>
        <w:numFmt w:val="decimal"/>
        <w:lvlText w:val="%1."/>
        <w:legacy w:legacy="1" w:legacySpace="0" w:legacyIndent="360"/>
        <w:lvlJc w:val="left"/>
        <w:pPr>
          <w:ind w:left="360" w:hanging="360"/>
        </w:pPr>
      </w:lvl>
    </w:lvlOverride>
  </w:num>
  <w:num w:numId="11">
    <w:abstractNumId w:val="22"/>
    <w:lvlOverride w:ilvl="0">
      <w:lvl w:ilvl="0">
        <w:start w:val="1"/>
        <w:numFmt w:val="decimal"/>
        <w:lvlText w:val="%1."/>
        <w:legacy w:legacy="1" w:legacySpace="0" w:legacyIndent="360"/>
        <w:lvlJc w:val="left"/>
        <w:pPr>
          <w:ind w:left="360" w:hanging="360"/>
        </w:pPr>
      </w:lvl>
    </w:lvlOverride>
  </w:num>
  <w:num w:numId="12">
    <w:abstractNumId w:val="19"/>
  </w:num>
  <w:num w:numId="13">
    <w:abstractNumId w:val="13"/>
  </w:num>
  <w:num w:numId="14">
    <w:abstractNumId w:val="25"/>
  </w:num>
  <w:num w:numId="15">
    <w:abstractNumId w:val="24"/>
  </w:num>
  <w:num w:numId="16">
    <w:abstractNumId w:val="31"/>
  </w:num>
  <w:num w:numId="17">
    <w:abstractNumId w:val="16"/>
  </w:num>
  <w:num w:numId="18">
    <w:abstractNumId w:val="15"/>
  </w:num>
  <w:num w:numId="19">
    <w:abstractNumId w:val="26"/>
  </w:num>
  <w:num w:numId="20">
    <w:abstractNumId w:val="20"/>
  </w:num>
  <w:num w:numId="2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0"/>
  </w:num>
  <w:num w:numId="23">
    <w:abstractNumId w:val="29"/>
  </w:num>
  <w:num w:numId="24">
    <w:abstractNumId w:val="23"/>
  </w:num>
  <w:num w:numId="25">
    <w:abstractNumId w:val="28"/>
  </w:num>
  <w:num w:numId="26">
    <w:abstractNumId w:val="12"/>
  </w:num>
  <w:num w:numId="27">
    <w:abstractNumId w:val="27"/>
  </w:num>
  <w:num w:numId="28">
    <w:abstractNumId w:val="18"/>
  </w:num>
  <w:num w:numId="29">
    <w:abstractNumId w:val="21"/>
  </w:num>
  <w:num w:numId="30">
    <w:abstractNumId w:val="10"/>
  </w:num>
  <w:num w:numId="31">
    <w:abstractNumId w:val="8"/>
  </w:num>
  <w:num w:numId="32">
    <w:abstractNumId w:val="7"/>
  </w:num>
  <w:num w:numId="33">
    <w:abstractNumId w:val="6"/>
  </w:num>
  <w:num w:numId="34">
    <w:abstractNumId w:val="5"/>
  </w:num>
  <w:num w:numId="35">
    <w:abstractNumId w:val="9"/>
  </w:num>
  <w:num w:numId="36">
    <w:abstractNumId w:val="4"/>
  </w:num>
  <w:num w:numId="37">
    <w:abstractNumId w:val="3"/>
  </w:num>
  <w:num w:numId="38">
    <w:abstractNumId w:val="2"/>
  </w:num>
  <w:num w:numId="39">
    <w:abstractNumId w:val="1"/>
  </w:num>
  <w:num w:numId="40">
    <w:abstractNumId w:val="0"/>
  </w:num>
  <w:num w:numId="41">
    <w:abstractNumId w:val="14"/>
  </w:num>
  <w:num w:numId="42">
    <w:abstractNumId w:val="11"/>
  </w:num>
  <w:num w:numId="43">
    <w:abstractNumId w:val="11"/>
  </w:num>
  <w:num w:numId="44">
    <w:abstractNumId w:val="11"/>
  </w:num>
  <w:num w:numId="45">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bordersDoNotSurroundHeader/>
  <w:bordersDoNotSurroundFooter/>
  <w:proofState w:spelling="clean" w:grammar="clean"/>
  <w:trackRevisions/>
  <w:defaultTabStop w:val="202"/>
  <w:doNotHyphenateCaps/>
  <w:drawingGridHorizontalSpacing w:val="120"/>
  <w:drawingGridVerticalSpacing w:val="120"/>
  <w:displayHorizontalDrawingGridEvery w:val="0"/>
  <w:displayVerticalDrawingGridEvery w:val="3"/>
  <w:doNotUseMarginsForDrawingGridOrigin/>
  <w:characterSpacingControl w:val="compressPunctuation"/>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1035B"/>
    <w:rsid w:val="00026E99"/>
    <w:rsid w:val="00042E13"/>
    <w:rsid w:val="000466FD"/>
    <w:rsid w:val="00046778"/>
    <w:rsid w:val="000879D0"/>
    <w:rsid w:val="00093EDD"/>
    <w:rsid w:val="000A168B"/>
    <w:rsid w:val="000D2BDE"/>
    <w:rsid w:val="00104BB0"/>
    <w:rsid w:val="0010794E"/>
    <w:rsid w:val="0013354F"/>
    <w:rsid w:val="00143F2E"/>
    <w:rsid w:val="00144E72"/>
    <w:rsid w:val="00150E0C"/>
    <w:rsid w:val="00153AEE"/>
    <w:rsid w:val="001666ED"/>
    <w:rsid w:val="001768FF"/>
    <w:rsid w:val="001A60B1"/>
    <w:rsid w:val="001A7B3F"/>
    <w:rsid w:val="001B36B1"/>
    <w:rsid w:val="001E2603"/>
    <w:rsid w:val="001E7B7A"/>
    <w:rsid w:val="001F4C5C"/>
    <w:rsid w:val="00204478"/>
    <w:rsid w:val="00212519"/>
    <w:rsid w:val="00214E2E"/>
    <w:rsid w:val="00216141"/>
    <w:rsid w:val="00217186"/>
    <w:rsid w:val="002274DB"/>
    <w:rsid w:val="002434A1"/>
    <w:rsid w:val="00263943"/>
    <w:rsid w:val="00267B35"/>
    <w:rsid w:val="002720C8"/>
    <w:rsid w:val="002861E2"/>
    <w:rsid w:val="002A26DA"/>
    <w:rsid w:val="002A401B"/>
    <w:rsid w:val="002A4305"/>
    <w:rsid w:val="002A5029"/>
    <w:rsid w:val="002F7910"/>
    <w:rsid w:val="00303A5F"/>
    <w:rsid w:val="003427CE"/>
    <w:rsid w:val="00342F0C"/>
    <w:rsid w:val="00360269"/>
    <w:rsid w:val="0036747E"/>
    <w:rsid w:val="0037510D"/>
    <w:rsid w:val="0037551B"/>
    <w:rsid w:val="00392DBA"/>
    <w:rsid w:val="003C3322"/>
    <w:rsid w:val="003C68C2"/>
    <w:rsid w:val="003D4CAE"/>
    <w:rsid w:val="003F26BD"/>
    <w:rsid w:val="003F52AD"/>
    <w:rsid w:val="0042751B"/>
    <w:rsid w:val="0043144F"/>
    <w:rsid w:val="00431BFA"/>
    <w:rsid w:val="004353CF"/>
    <w:rsid w:val="004631BC"/>
    <w:rsid w:val="00481D07"/>
    <w:rsid w:val="00484761"/>
    <w:rsid w:val="00484DD5"/>
    <w:rsid w:val="00493A2F"/>
    <w:rsid w:val="004C1E16"/>
    <w:rsid w:val="004C2543"/>
    <w:rsid w:val="004D15CA"/>
    <w:rsid w:val="004D52C4"/>
    <w:rsid w:val="004E3E4C"/>
    <w:rsid w:val="004F23A0"/>
    <w:rsid w:val="004F37BE"/>
    <w:rsid w:val="005003E3"/>
    <w:rsid w:val="005052CD"/>
    <w:rsid w:val="0050786A"/>
    <w:rsid w:val="00550A26"/>
    <w:rsid w:val="00550BF5"/>
    <w:rsid w:val="00567A70"/>
    <w:rsid w:val="00573FB5"/>
    <w:rsid w:val="005A2A15"/>
    <w:rsid w:val="005C6EC4"/>
    <w:rsid w:val="005C7D91"/>
    <w:rsid w:val="005D1B15"/>
    <w:rsid w:val="005D2824"/>
    <w:rsid w:val="005D4F1A"/>
    <w:rsid w:val="005D72BB"/>
    <w:rsid w:val="005E04DD"/>
    <w:rsid w:val="005E692F"/>
    <w:rsid w:val="0062114B"/>
    <w:rsid w:val="00623698"/>
    <w:rsid w:val="00625E96"/>
    <w:rsid w:val="00647C09"/>
    <w:rsid w:val="00651F2C"/>
    <w:rsid w:val="00691E47"/>
    <w:rsid w:val="00693D5D"/>
    <w:rsid w:val="00695831"/>
    <w:rsid w:val="00696639"/>
    <w:rsid w:val="006967A4"/>
    <w:rsid w:val="006B7F03"/>
    <w:rsid w:val="006C003A"/>
    <w:rsid w:val="00725B45"/>
    <w:rsid w:val="0074331A"/>
    <w:rsid w:val="00797F25"/>
    <w:rsid w:val="007C4336"/>
    <w:rsid w:val="007D4508"/>
    <w:rsid w:val="007E5EFE"/>
    <w:rsid w:val="007F14A0"/>
    <w:rsid w:val="007F3E55"/>
    <w:rsid w:val="007F7AA6"/>
    <w:rsid w:val="00823624"/>
    <w:rsid w:val="008272F2"/>
    <w:rsid w:val="00830D84"/>
    <w:rsid w:val="00837E47"/>
    <w:rsid w:val="00847D49"/>
    <w:rsid w:val="008518FE"/>
    <w:rsid w:val="0085659C"/>
    <w:rsid w:val="008631F9"/>
    <w:rsid w:val="008709F2"/>
    <w:rsid w:val="00872026"/>
    <w:rsid w:val="008778FD"/>
    <w:rsid w:val="0087792E"/>
    <w:rsid w:val="00883EAF"/>
    <w:rsid w:val="00885258"/>
    <w:rsid w:val="008975D7"/>
    <w:rsid w:val="008A30C3"/>
    <w:rsid w:val="008A3C23"/>
    <w:rsid w:val="008C0293"/>
    <w:rsid w:val="008C49CC"/>
    <w:rsid w:val="008D69E9"/>
    <w:rsid w:val="008E0645"/>
    <w:rsid w:val="008F02EB"/>
    <w:rsid w:val="008F594A"/>
    <w:rsid w:val="00904C7E"/>
    <w:rsid w:val="00906212"/>
    <w:rsid w:val="0091035B"/>
    <w:rsid w:val="00923A4F"/>
    <w:rsid w:val="009439A8"/>
    <w:rsid w:val="00943E28"/>
    <w:rsid w:val="00951997"/>
    <w:rsid w:val="0097177C"/>
    <w:rsid w:val="00974EAA"/>
    <w:rsid w:val="00996063"/>
    <w:rsid w:val="009A1F6E"/>
    <w:rsid w:val="009B5270"/>
    <w:rsid w:val="009C3CD2"/>
    <w:rsid w:val="009C7D17"/>
    <w:rsid w:val="009D6512"/>
    <w:rsid w:val="009E1172"/>
    <w:rsid w:val="009E484E"/>
    <w:rsid w:val="009F40FB"/>
    <w:rsid w:val="00A01778"/>
    <w:rsid w:val="00A1203C"/>
    <w:rsid w:val="00A22FCB"/>
    <w:rsid w:val="00A41D15"/>
    <w:rsid w:val="00A472F1"/>
    <w:rsid w:val="00A5237D"/>
    <w:rsid w:val="00A55230"/>
    <w:rsid w:val="00A554A3"/>
    <w:rsid w:val="00A60A47"/>
    <w:rsid w:val="00A758EA"/>
    <w:rsid w:val="00A82A3D"/>
    <w:rsid w:val="00A95C50"/>
    <w:rsid w:val="00AA3BC4"/>
    <w:rsid w:val="00AB79A6"/>
    <w:rsid w:val="00AC4850"/>
    <w:rsid w:val="00AE1830"/>
    <w:rsid w:val="00B04A8A"/>
    <w:rsid w:val="00B47B59"/>
    <w:rsid w:val="00B50DD3"/>
    <w:rsid w:val="00B53C0E"/>
    <w:rsid w:val="00B53F81"/>
    <w:rsid w:val="00B56C2B"/>
    <w:rsid w:val="00B65BD3"/>
    <w:rsid w:val="00B65DD0"/>
    <w:rsid w:val="00B70469"/>
    <w:rsid w:val="00B72DD8"/>
    <w:rsid w:val="00B72E09"/>
    <w:rsid w:val="00B75702"/>
    <w:rsid w:val="00B75AE9"/>
    <w:rsid w:val="00BA0E44"/>
    <w:rsid w:val="00BA7283"/>
    <w:rsid w:val="00BB556D"/>
    <w:rsid w:val="00BC22FE"/>
    <w:rsid w:val="00BF0C69"/>
    <w:rsid w:val="00BF42DB"/>
    <w:rsid w:val="00BF629B"/>
    <w:rsid w:val="00BF655C"/>
    <w:rsid w:val="00C02F15"/>
    <w:rsid w:val="00C075EF"/>
    <w:rsid w:val="00C11E83"/>
    <w:rsid w:val="00C2378A"/>
    <w:rsid w:val="00C378A1"/>
    <w:rsid w:val="00C621D6"/>
    <w:rsid w:val="00C82D86"/>
    <w:rsid w:val="00CA2719"/>
    <w:rsid w:val="00CB4B8D"/>
    <w:rsid w:val="00CC0DDA"/>
    <w:rsid w:val="00CD684F"/>
    <w:rsid w:val="00CE0AB0"/>
    <w:rsid w:val="00D06623"/>
    <w:rsid w:val="00D14C6B"/>
    <w:rsid w:val="00D27817"/>
    <w:rsid w:val="00D50E4D"/>
    <w:rsid w:val="00D51691"/>
    <w:rsid w:val="00D5536F"/>
    <w:rsid w:val="00D56935"/>
    <w:rsid w:val="00D758C6"/>
    <w:rsid w:val="00D8434B"/>
    <w:rsid w:val="00D90C10"/>
    <w:rsid w:val="00D92E96"/>
    <w:rsid w:val="00DA258C"/>
    <w:rsid w:val="00DD5DCA"/>
    <w:rsid w:val="00DE07FA"/>
    <w:rsid w:val="00DF2DDE"/>
    <w:rsid w:val="00E01297"/>
    <w:rsid w:val="00E01667"/>
    <w:rsid w:val="00E1240C"/>
    <w:rsid w:val="00E33611"/>
    <w:rsid w:val="00E36209"/>
    <w:rsid w:val="00E420BB"/>
    <w:rsid w:val="00E50DF6"/>
    <w:rsid w:val="00E71F3F"/>
    <w:rsid w:val="00E85523"/>
    <w:rsid w:val="00E87F24"/>
    <w:rsid w:val="00E965C5"/>
    <w:rsid w:val="00E96A3A"/>
    <w:rsid w:val="00E97402"/>
    <w:rsid w:val="00E97B99"/>
    <w:rsid w:val="00EB2E9D"/>
    <w:rsid w:val="00EE1B93"/>
    <w:rsid w:val="00EE6FFC"/>
    <w:rsid w:val="00EF10AC"/>
    <w:rsid w:val="00EF4701"/>
    <w:rsid w:val="00EF564E"/>
    <w:rsid w:val="00F00FEB"/>
    <w:rsid w:val="00F22198"/>
    <w:rsid w:val="00F243FF"/>
    <w:rsid w:val="00F33D49"/>
    <w:rsid w:val="00F3481E"/>
    <w:rsid w:val="00F577F6"/>
    <w:rsid w:val="00F65266"/>
    <w:rsid w:val="00F751E1"/>
    <w:rsid w:val="00FC1B99"/>
    <w:rsid w:val="00FD347F"/>
    <w:rsid w:val="00FD41A7"/>
    <w:rsid w:val="00FD65F7"/>
    <w:rsid w:val="00FE3F31"/>
    <w:rsid w:val="00FE775B"/>
    <w:rsid w:val="00FF1646"/>
    <w:rsid w:val="00FF6FE2"/>
    <w:rsid w:val="00FF73C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268A18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style>
  <w:style w:type="paragraph" w:styleId="1">
    <w:name w:val="heading 1"/>
    <w:basedOn w:val="a"/>
    <w:next w:val="a"/>
    <w:link w:val="1Char"/>
    <w:uiPriority w:val="9"/>
    <w:qFormat/>
    <w:pPr>
      <w:keepNext/>
      <w:numPr>
        <w:numId w:val="1"/>
      </w:numPr>
      <w:spacing w:before="240" w:after="80"/>
      <w:jc w:val="center"/>
      <w:outlineLvl w:val="0"/>
    </w:pPr>
    <w:rPr>
      <w:smallCaps/>
      <w:kern w:val="28"/>
    </w:rPr>
  </w:style>
  <w:style w:type="paragraph" w:styleId="2">
    <w:name w:val="heading 2"/>
    <w:basedOn w:val="a"/>
    <w:next w:val="a"/>
    <w:link w:val="2Char"/>
    <w:uiPriority w:val="9"/>
    <w:qFormat/>
    <w:pPr>
      <w:keepNext/>
      <w:numPr>
        <w:ilvl w:val="1"/>
        <w:numId w:val="1"/>
      </w:numPr>
      <w:spacing w:before="120" w:after="60"/>
      <w:outlineLvl w:val="1"/>
    </w:pPr>
    <w:rPr>
      <w:i/>
      <w:iCs/>
    </w:rPr>
  </w:style>
  <w:style w:type="paragraph" w:styleId="3">
    <w:name w:val="heading 3"/>
    <w:basedOn w:val="a"/>
    <w:next w:val="a"/>
    <w:uiPriority w:val="9"/>
    <w:qFormat/>
    <w:pPr>
      <w:keepNext/>
      <w:numPr>
        <w:ilvl w:val="2"/>
        <w:numId w:val="1"/>
      </w:numPr>
      <w:outlineLvl w:val="2"/>
    </w:pPr>
    <w:rPr>
      <w:i/>
      <w:iCs/>
    </w:rPr>
  </w:style>
  <w:style w:type="paragraph" w:styleId="4">
    <w:name w:val="heading 4"/>
    <w:basedOn w:val="a"/>
    <w:next w:val="a"/>
    <w:uiPriority w:val="9"/>
    <w:qFormat/>
    <w:pPr>
      <w:keepNext/>
      <w:numPr>
        <w:ilvl w:val="3"/>
        <w:numId w:val="1"/>
      </w:numPr>
      <w:spacing w:before="240" w:after="60"/>
      <w:outlineLvl w:val="3"/>
    </w:pPr>
    <w:rPr>
      <w:i/>
      <w:iCs/>
      <w:sz w:val="18"/>
      <w:szCs w:val="18"/>
    </w:rPr>
  </w:style>
  <w:style w:type="paragraph" w:styleId="5">
    <w:name w:val="heading 5"/>
    <w:basedOn w:val="a"/>
    <w:next w:val="a"/>
    <w:uiPriority w:val="9"/>
    <w:qFormat/>
    <w:pPr>
      <w:numPr>
        <w:ilvl w:val="4"/>
        <w:numId w:val="1"/>
      </w:numPr>
      <w:spacing w:before="240" w:after="60"/>
      <w:outlineLvl w:val="4"/>
    </w:pPr>
    <w:rPr>
      <w:sz w:val="18"/>
      <w:szCs w:val="18"/>
    </w:rPr>
  </w:style>
  <w:style w:type="paragraph" w:styleId="6">
    <w:name w:val="heading 6"/>
    <w:basedOn w:val="a"/>
    <w:next w:val="a"/>
    <w:uiPriority w:val="9"/>
    <w:qFormat/>
    <w:pPr>
      <w:numPr>
        <w:ilvl w:val="5"/>
        <w:numId w:val="1"/>
      </w:numPr>
      <w:spacing w:before="240" w:after="60"/>
      <w:outlineLvl w:val="5"/>
    </w:pPr>
    <w:rPr>
      <w:i/>
      <w:iCs/>
      <w:sz w:val="16"/>
      <w:szCs w:val="16"/>
    </w:rPr>
  </w:style>
  <w:style w:type="paragraph" w:styleId="7">
    <w:name w:val="heading 7"/>
    <w:basedOn w:val="a"/>
    <w:next w:val="a"/>
    <w:uiPriority w:val="9"/>
    <w:qFormat/>
    <w:pPr>
      <w:numPr>
        <w:ilvl w:val="6"/>
        <w:numId w:val="1"/>
      </w:numPr>
      <w:spacing w:before="240" w:after="60"/>
      <w:outlineLvl w:val="6"/>
    </w:pPr>
    <w:rPr>
      <w:sz w:val="16"/>
      <w:szCs w:val="16"/>
    </w:rPr>
  </w:style>
  <w:style w:type="paragraph" w:styleId="8">
    <w:name w:val="heading 8"/>
    <w:basedOn w:val="a"/>
    <w:next w:val="a"/>
    <w:uiPriority w:val="9"/>
    <w:qFormat/>
    <w:pPr>
      <w:numPr>
        <w:ilvl w:val="7"/>
        <w:numId w:val="1"/>
      </w:numPr>
      <w:spacing w:before="240" w:after="60"/>
      <w:outlineLvl w:val="7"/>
    </w:pPr>
    <w:rPr>
      <w:i/>
      <w:iCs/>
      <w:sz w:val="16"/>
      <w:szCs w:val="16"/>
    </w:rPr>
  </w:style>
  <w:style w:type="paragraph" w:styleId="9">
    <w:name w:val="heading 9"/>
    <w:basedOn w:val="a"/>
    <w:next w:val="a"/>
    <w:uiPriority w:val="9"/>
    <w:qFormat/>
    <w:pPr>
      <w:numPr>
        <w:ilvl w:val="8"/>
        <w:numId w:val="1"/>
      </w:numPr>
      <w:spacing w:before="240" w:after="60"/>
      <w:outlineLvl w:val="8"/>
    </w:pPr>
    <w:rPr>
      <w:sz w:val="16"/>
      <w:szCs w:val="1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bstract">
    <w:name w:val="Abstract"/>
    <w:basedOn w:val="a"/>
    <w:next w:val="a"/>
    <w:pPr>
      <w:spacing w:before="20"/>
      <w:ind w:firstLine="202"/>
      <w:jc w:val="both"/>
    </w:pPr>
    <w:rPr>
      <w:b/>
      <w:bCs/>
      <w:sz w:val="18"/>
      <w:szCs w:val="18"/>
    </w:rPr>
  </w:style>
  <w:style w:type="paragraph" w:customStyle="1" w:styleId="Authors">
    <w:name w:val="Authors"/>
    <w:basedOn w:val="a"/>
    <w:next w:val="a"/>
    <w:pPr>
      <w:framePr w:w="9072" w:hSpace="187" w:vSpace="187" w:wrap="notBeside" w:vAnchor="text" w:hAnchor="page" w:xAlign="center" w:y="1"/>
      <w:spacing w:after="320"/>
      <w:jc w:val="center"/>
    </w:pPr>
    <w:rPr>
      <w:sz w:val="22"/>
      <w:szCs w:val="22"/>
    </w:rPr>
  </w:style>
  <w:style w:type="character" w:customStyle="1" w:styleId="MemberType">
    <w:name w:val="MemberType"/>
    <w:basedOn w:val="a0"/>
    <w:rPr>
      <w:rFonts w:ascii="Times New Roman" w:hAnsi="Times New Roman" w:cs="Times New Roman"/>
      <w:i/>
      <w:iCs/>
      <w:sz w:val="22"/>
      <w:szCs w:val="22"/>
    </w:rPr>
  </w:style>
  <w:style w:type="paragraph" w:styleId="a3">
    <w:name w:val="Title"/>
    <w:basedOn w:val="a"/>
    <w:next w:val="a"/>
    <w:qFormat/>
    <w:pPr>
      <w:framePr w:w="9360" w:hSpace="187" w:vSpace="187" w:wrap="notBeside" w:vAnchor="text" w:hAnchor="page" w:xAlign="center" w:y="1"/>
      <w:jc w:val="center"/>
    </w:pPr>
    <w:rPr>
      <w:kern w:val="28"/>
      <w:sz w:val="48"/>
      <w:szCs w:val="48"/>
    </w:rPr>
  </w:style>
  <w:style w:type="paragraph" w:styleId="a4">
    <w:name w:val="footnote text"/>
    <w:basedOn w:val="a"/>
    <w:link w:val="Char"/>
    <w:semiHidden/>
    <w:pPr>
      <w:ind w:firstLine="202"/>
      <w:jc w:val="both"/>
    </w:pPr>
    <w:rPr>
      <w:sz w:val="16"/>
      <w:szCs w:val="16"/>
    </w:rPr>
  </w:style>
  <w:style w:type="paragraph" w:customStyle="1" w:styleId="References">
    <w:name w:val="References"/>
    <w:basedOn w:val="a"/>
    <w:pPr>
      <w:numPr>
        <w:numId w:val="12"/>
      </w:numPr>
      <w:jc w:val="both"/>
    </w:pPr>
    <w:rPr>
      <w:sz w:val="16"/>
      <w:szCs w:val="16"/>
    </w:rPr>
  </w:style>
  <w:style w:type="paragraph" w:customStyle="1" w:styleId="IndexTerms">
    <w:name w:val="IndexTerms"/>
    <w:basedOn w:val="a"/>
    <w:next w:val="a"/>
    <w:pPr>
      <w:ind w:firstLine="202"/>
      <w:jc w:val="both"/>
    </w:pPr>
    <w:rPr>
      <w:b/>
      <w:bCs/>
      <w:sz w:val="18"/>
      <w:szCs w:val="18"/>
    </w:rPr>
  </w:style>
  <w:style w:type="character" w:styleId="a5">
    <w:name w:val="footnote reference"/>
    <w:basedOn w:val="a0"/>
    <w:semiHidden/>
    <w:rPr>
      <w:vertAlign w:val="superscript"/>
    </w:rPr>
  </w:style>
  <w:style w:type="paragraph" w:styleId="a6">
    <w:name w:val="footer"/>
    <w:basedOn w:val="a"/>
    <w:link w:val="Char0"/>
    <w:uiPriority w:val="99"/>
    <w:pPr>
      <w:tabs>
        <w:tab w:val="center" w:pos="4320"/>
        <w:tab w:val="right" w:pos="8640"/>
      </w:tabs>
    </w:pPr>
  </w:style>
  <w:style w:type="paragraph" w:customStyle="1" w:styleId="Text">
    <w:name w:val="Text"/>
    <w:basedOn w:val="a"/>
    <w:pPr>
      <w:widowControl w:val="0"/>
      <w:spacing w:line="252" w:lineRule="auto"/>
      <w:ind w:firstLine="202"/>
      <w:jc w:val="both"/>
    </w:pPr>
  </w:style>
  <w:style w:type="paragraph" w:customStyle="1" w:styleId="FigureCaption">
    <w:name w:val="Figure Caption"/>
    <w:basedOn w:val="a"/>
    <w:pPr>
      <w:jc w:val="both"/>
    </w:pPr>
    <w:rPr>
      <w:sz w:val="16"/>
      <w:szCs w:val="16"/>
    </w:rPr>
  </w:style>
  <w:style w:type="paragraph" w:customStyle="1" w:styleId="TableTitle">
    <w:name w:val="Table Title"/>
    <w:basedOn w:val="a"/>
    <w:pPr>
      <w:jc w:val="center"/>
    </w:pPr>
    <w:rPr>
      <w:smallCaps/>
      <w:sz w:val="16"/>
      <w:szCs w:val="16"/>
    </w:rPr>
  </w:style>
  <w:style w:type="paragraph" w:customStyle="1" w:styleId="ReferenceHead">
    <w:name w:val="Reference Head"/>
    <w:basedOn w:val="1"/>
    <w:link w:val="ReferenceHeadChar"/>
    <w:pPr>
      <w:numPr>
        <w:numId w:val="0"/>
      </w:numPr>
    </w:pPr>
  </w:style>
  <w:style w:type="paragraph" w:styleId="a7">
    <w:name w:val="header"/>
    <w:basedOn w:val="a"/>
    <w:pPr>
      <w:tabs>
        <w:tab w:val="center" w:pos="4320"/>
        <w:tab w:val="right" w:pos="8640"/>
      </w:tabs>
    </w:pPr>
  </w:style>
  <w:style w:type="paragraph" w:customStyle="1" w:styleId="Equation">
    <w:name w:val="Equation"/>
    <w:basedOn w:val="a"/>
    <w:next w:val="a"/>
    <w:pPr>
      <w:widowControl w:val="0"/>
      <w:tabs>
        <w:tab w:val="right" w:pos="5040"/>
      </w:tabs>
      <w:spacing w:line="252" w:lineRule="auto"/>
      <w:jc w:val="both"/>
    </w:pPr>
  </w:style>
  <w:style w:type="character" w:styleId="a8">
    <w:name w:val="Hyperlink"/>
    <w:basedOn w:val="a0"/>
    <w:uiPriority w:val="99"/>
    <w:rPr>
      <w:color w:val="0000FF"/>
      <w:u w:val="single"/>
    </w:rPr>
  </w:style>
  <w:style w:type="character" w:styleId="a9">
    <w:name w:val="FollowedHyperlink"/>
    <w:basedOn w:val="a0"/>
    <w:rPr>
      <w:color w:val="800080"/>
      <w:u w:val="single"/>
    </w:rPr>
  </w:style>
  <w:style w:type="paragraph" w:styleId="aa">
    <w:name w:val="Body Text Indent"/>
    <w:basedOn w:val="a"/>
    <w:link w:val="Char1"/>
    <w:pPr>
      <w:ind w:left="630" w:hanging="630"/>
    </w:pPr>
    <w:rPr>
      <w:szCs w:val="24"/>
    </w:rPr>
  </w:style>
  <w:style w:type="paragraph" w:styleId="ab">
    <w:name w:val="Document Map"/>
    <w:basedOn w:val="a"/>
    <w:semiHidden/>
    <w:rsid w:val="00DC5FC7"/>
    <w:pPr>
      <w:shd w:val="clear" w:color="auto" w:fill="000080"/>
    </w:pPr>
    <w:rPr>
      <w:rFonts w:ascii="Tahoma" w:hAnsi="Tahoma" w:cs="Tahoma"/>
    </w:rPr>
  </w:style>
  <w:style w:type="paragraph" w:customStyle="1" w:styleId="Pa0">
    <w:name w:val="Pa0"/>
    <w:basedOn w:val="a"/>
    <w:next w:val="a"/>
    <w:rsid w:val="00426966"/>
    <w:pPr>
      <w:widowControl w:val="0"/>
      <w:adjustRightInd w:val="0"/>
      <w:spacing w:line="241" w:lineRule="atLeast"/>
    </w:pPr>
    <w:rPr>
      <w:rFonts w:ascii="Baskerville" w:hAnsi="Baskerville"/>
      <w:sz w:val="24"/>
      <w:szCs w:val="24"/>
    </w:rPr>
  </w:style>
  <w:style w:type="character" w:customStyle="1" w:styleId="A50">
    <w:name w:val="A5"/>
    <w:rsid w:val="00426966"/>
    <w:rPr>
      <w:color w:val="00529F"/>
      <w:sz w:val="20"/>
      <w:szCs w:val="20"/>
    </w:rPr>
  </w:style>
  <w:style w:type="paragraph" w:styleId="ac">
    <w:name w:val="Balloon Text"/>
    <w:basedOn w:val="a"/>
    <w:link w:val="Char2"/>
    <w:rsid w:val="00F33D49"/>
    <w:rPr>
      <w:rFonts w:ascii="Tahoma" w:hAnsi="Tahoma" w:cs="Tahoma"/>
      <w:sz w:val="16"/>
      <w:szCs w:val="16"/>
    </w:rPr>
  </w:style>
  <w:style w:type="character" w:customStyle="1" w:styleId="Char2">
    <w:name w:val="批注框文本 Char"/>
    <w:basedOn w:val="a0"/>
    <w:link w:val="ac"/>
    <w:rsid w:val="00F33D49"/>
    <w:rPr>
      <w:rFonts w:ascii="Tahoma" w:hAnsi="Tahoma" w:cs="Tahoma"/>
      <w:sz w:val="16"/>
      <w:szCs w:val="16"/>
    </w:rPr>
  </w:style>
  <w:style w:type="character" w:styleId="ad">
    <w:name w:val="Placeholder Text"/>
    <w:basedOn w:val="a0"/>
    <w:uiPriority w:val="99"/>
    <w:semiHidden/>
    <w:rsid w:val="009A1F6E"/>
    <w:rPr>
      <w:color w:val="808080"/>
    </w:rPr>
  </w:style>
  <w:style w:type="paragraph" w:customStyle="1" w:styleId="ParagraphStyle1">
    <w:name w:val="Paragraph Style 1"/>
    <w:basedOn w:val="a"/>
    <w:uiPriority w:val="99"/>
    <w:rsid w:val="00C82D86"/>
    <w:pPr>
      <w:widowControl w:val="0"/>
      <w:tabs>
        <w:tab w:val="left" w:pos="480"/>
      </w:tabs>
      <w:adjustRightInd w:val="0"/>
      <w:spacing w:before="100" w:line="280" w:lineRule="atLeast"/>
      <w:textAlignment w:val="center"/>
    </w:pPr>
    <w:rPr>
      <w:rFonts w:ascii="Formata-Regular" w:eastAsiaTheme="minorEastAsia" w:hAnsi="Formata-Regular" w:cs="Formata-Regular"/>
      <w:color w:val="000000"/>
      <w:sz w:val="22"/>
      <w:szCs w:val="22"/>
      <w:lang w:eastAsia="ja-JP"/>
    </w:rPr>
  </w:style>
  <w:style w:type="character" w:customStyle="1" w:styleId="BodyText1">
    <w:name w:val="Body Text1"/>
    <w:basedOn w:val="a0"/>
    <w:uiPriority w:val="99"/>
    <w:rsid w:val="00C82D86"/>
    <w:rPr>
      <w:rFonts w:ascii="Verdana" w:hAnsi="Verdana" w:cs="Verdana"/>
      <w:color w:val="000000"/>
      <w:sz w:val="22"/>
      <w:szCs w:val="22"/>
    </w:rPr>
  </w:style>
  <w:style w:type="character" w:customStyle="1" w:styleId="bodytype">
    <w:name w:val="body type"/>
    <w:basedOn w:val="a0"/>
    <w:uiPriority w:val="99"/>
    <w:rsid w:val="00C82D86"/>
    <w:rPr>
      <w:rFonts w:ascii="Formata-Regular" w:hAnsi="Formata-Regular" w:cs="Formata-Regular"/>
      <w:color w:val="000000"/>
      <w:sz w:val="22"/>
      <w:szCs w:val="22"/>
    </w:rPr>
  </w:style>
  <w:style w:type="paragraph" w:customStyle="1" w:styleId="Style1">
    <w:name w:val="Style1"/>
    <w:basedOn w:val="ReferenceHead"/>
    <w:link w:val="Style1Char"/>
    <w:qFormat/>
    <w:rsid w:val="003F52AD"/>
  </w:style>
  <w:style w:type="character" w:customStyle="1" w:styleId="1Char">
    <w:name w:val="标题 1 Char"/>
    <w:basedOn w:val="a0"/>
    <w:link w:val="1"/>
    <w:uiPriority w:val="9"/>
    <w:rsid w:val="003F52AD"/>
    <w:rPr>
      <w:smallCaps/>
      <w:kern w:val="28"/>
    </w:rPr>
  </w:style>
  <w:style w:type="character" w:customStyle="1" w:styleId="ReferenceHeadChar">
    <w:name w:val="Reference Head Char"/>
    <w:basedOn w:val="1Char"/>
    <w:link w:val="ReferenceHead"/>
    <w:rsid w:val="003F52AD"/>
    <w:rPr>
      <w:smallCaps/>
      <w:kern w:val="28"/>
    </w:rPr>
  </w:style>
  <w:style w:type="character" w:customStyle="1" w:styleId="Style1Char">
    <w:name w:val="Style1 Char"/>
    <w:basedOn w:val="ReferenceHeadChar"/>
    <w:link w:val="Style1"/>
    <w:rsid w:val="003F52AD"/>
    <w:rPr>
      <w:smallCaps/>
      <w:kern w:val="28"/>
    </w:rPr>
  </w:style>
  <w:style w:type="paragraph" w:styleId="ae">
    <w:name w:val="Revision"/>
    <w:hidden/>
    <w:uiPriority w:val="99"/>
    <w:semiHidden/>
    <w:rsid w:val="001B36B1"/>
  </w:style>
  <w:style w:type="character" w:customStyle="1" w:styleId="BodyText2">
    <w:name w:val="Body Text2"/>
    <w:basedOn w:val="a0"/>
    <w:uiPriority w:val="99"/>
    <w:rsid w:val="001B36B1"/>
    <w:rPr>
      <w:rFonts w:ascii="Verdana" w:hAnsi="Verdana" w:cs="Verdana"/>
      <w:color w:val="000000"/>
      <w:sz w:val="22"/>
      <w:szCs w:val="22"/>
    </w:rPr>
  </w:style>
  <w:style w:type="character" w:customStyle="1" w:styleId="2Char">
    <w:name w:val="标题 2 Char"/>
    <w:basedOn w:val="a0"/>
    <w:link w:val="2"/>
    <w:uiPriority w:val="9"/>
    <w:rsid w:val="001B36B1"/>
    <w:rPr>
      <w:i/>
      <w:iCs/>
    </w:rPr>
  </w:style>
  <w:style w:type="paragraph" w:customStyle="1" w:styleId="TextL-MAG">
    <w:name w:val="Text L-MAG"/>
    <w:basedOn w:val="a"/>
    <w:link w:val="TextL-MAGChar"/>
    <w:qFormat/>
    <w:rsid w:val="009C7D17"/>
    <w:pPr>
      <w:widowControl w:val="0"/>
      <w:tabs>
        <w:tab w:val="left" w:pos="360"/>
      </w:tabs>
      <w:spacing w:line="276" w:lineRule="auto"/>
      <w:ind w:firstLine="360"/>
      <w:jc w:val="both"/>
    </w:pPr>
    <w:rPr>
      <w:rFonts w:ascii="Arial" w:eastAsia="MS Mincho" w:hAnsi="Arial"/>
      <w:sz w:val="18"/>
      <w:szCs w:val="22"/>
      <w:lang w:eastAsia="ja-JP"/>
    </w:rPr>
  </w:style>
  <w:style w:type="character" w:customStyle="1" w:styleId="TextL-MAGChar">
    <w:name w:val="Text L-MAG Char"/>
    <w:basedOn w:val="a0"/>
    <w:link w:val="TextL-MAG"/>
    <w:rsid w:val="009C7D17"/>
    <w:rPr>
      <w:rFonts w:ascii="Arial" w:eastAsia="MS Mincho" w:hAnsi="Arial"/>
      <w:sz w:val="18"/>
      <w:szCs w:val="22"/>
      <w:lang w:eastAsia="ja-JP"/>
    </w:rPr>
  </w:style>
  <w:style w:type="character" w:customStyle="1" w:styleId="Char0">
    <w:name w:val="页脚 Char"/>
    <w:basedOn w:val="a0"/>
    <w:link w:val="a6"/>
    <w:uiPriority w:val="99"/>
    <w:rsid w:val="00D90C10"/>
  </w:style>
  <w:style w:type="character" w:customStyle="1" w:styleId="Char">
    <w:name w:val="脚注文本 Char"/>
    <w:basedOn w:val="a0"/>
    <w:link w:val="a4"/>
    <w:semiHidden/>
    <w:rsid w:val="00C075EF"/>
    <w:rPr>
      <w:sz w:val="16"/>
      <w:szCs w:val="16"/>
    </w:rPr>
  </w:style>
  <w:style w:type="character" w:customStyle="1" w:styleId="Char1">
    <w:name w:val="正文文本缩进 Char"/>
    <w:basedOn w:val="a0"/>
    <w:link w:val="aa"/>
    <w:rsid w:val="003F26BD"/>
    <w:rPr>
      <w:szCs w:val="24"/>
    </w:rPr>
  </w:style>
  <w:style w:type="character" w:customStyle="1" w:styleId="keyword">
    <w:name w:val="keyword"/>
    <w:basedOn w:val="a0"/>
    <w:rsid w:val="00E85523"/>
  </w:style>
  <w:style w:type="paragraph" w:styleId="af">
    <w:name w:val="caption"/>
    <w:basedOn w:val="a"/>
    <w:next w:val="a"/>
    <w:unhideWhenUsed/>
    <w:qFormat/>
    <w:rsid w:val="00AE1830"/>
    <w:rPr>
      <w:rFonts w:asciiTheme="majorHAnsi" w:eastAsia="黑体" w:hAnsiTheme="majorHAnsi" w:cstheme="majorBidi"/>
    </w:rPr>
  </w:style>
  <w:style w:type="paragraph" w:styleId="af0">
    <w:name w:val="List Paragraph"/>
    <w:basedOn w:val="a"/>
    <w:uiPriority w:val="34"/>
    <w:qFormat/>
    <w:rsid w:val="00797F25"/>
    <w:pPr>
      <w:widowControl w:val="0"/>
      <w:tabs>
        <w:tab w:val="left" w:pos="420"/>
      </w:tabs>
      <w:spacing w:line="300" w:lineRule="exact"/>
      <w:ind w:firstLineChars="200" w:firstLine="420"/>
      <w:jc w:val="both"/>
    </w:pPr>
    <w:rPr>
      <w:kern w:val="2"/>
      <w:sz w:val="21"/>
      <w:szCs w:val="21"/>
      <w:lang w:eastAsia="zh-CN"/>
    </w:rPr>
  </w:style>
  <w:style w:type="character" w:customStyle="1" w:styleId="apple-converted-space">
    <w:name w:val="apple-converted-space"/>
    <w:rsid w:val="009B5270"/>
  </w:style>
  <w:style w:type="character" w:styleId="af1">
    <w:name w:val="annotation reference"/>
    <w:basedOn w:val="a0"/>
    <w:rsid w:val="007E5EFE"/>
    <w:rPr>
      <w:sz w:val="21"/>
      <w:szCs w:val="21"/>
    </w:rPr>
  </w:style>
  <w:style w:type="paragraph" w:styleId="af2">
    <w:name w:val="annotation text"/>
    <w:basedOn w:val="a"/>
    <w:link w:val="Char3"/>
    <w:rsid w:val="007E5EFE"/>
  </w:style>
  <w:style w:type="character" w:customStyle="1" w:styleId="Char3">
    <w:name w:val="批注文字 Char"/>
    <w:basedOn w:val="a0"/>
    <w:link w:val="af2"/>
    <w:rsid w:val="007E5EFE"/>
  </w:style>
  <w:style w:type="paragraph" w:styleId="af3">
    <w:name w:val="annotation subject"/>
    <w:basedOn w:val="af2"/>
    <w:next w:val="af2"/>
    <w:link w:val="Char4"/>
    <w:rsid w:val="007E5EFE"/>
    <w:rPr>
      <w:b/>
      <w:bCs/>
    </w:rPr>
  </w:style>
  <w:style w:type="character" w:customStyle="1" w:styleId="Char4">
    <w:name w:val="批注主题 Char"/>
    <w:basedOn w:val="Char3"/>
    <w:link w:val="af3"/>
    <w:rsid w:val="007E5EFE"/>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style>
  <w:style w:type="paragraph" w:styleId="1">
    <w:name w:val="heading 1"/>
    <w:basedOn w:val="a"/>
    <w:next w:val="a"/>
    <w:link w:val="1Char"/>
    <w:uiPriority w:val="9"/>
    <w:qFormat/>
    <w:pPr>
      <w:keepNext/>
      <w:numPr>
        <w:numId w:val="1"/>
      </w:numPr>
      <w:spacing w:before="240" w:after="80"/>
      <w:jc w:val="center"/>
      <w:outlineLvl w:val="0"/>
    </w:pPr>
    <w:rPr>
      <w:smallCaps/>
      <w:kern w:val="28"/>
    </w:rPr>
  </w:style>
  <w:style w:type="paragraph" w:styleId="2">
    <w:name w:val="heading 2"/>
    <w:basedOn w:val="a"/>
    <w:next w:val="a"/>
    <w:link w:val="2Char"/>
    <w:uiPriority w:val="9"/>
    <w:qFormat/>
    <w:pPr>
      <w:keepNext/>
      <w:numPr>
        <w:ilvl w:val="1"/>
        <w:numId w:val="1"/>
      </w:numPr>
      <w:spacing w:before="120" w:after="60"/>
      <w:outlineLvl w:val="1"/>
    </w:pPr>
    <w:rPr>
      <w:i/>
      <w:iCs/>
    </w:rPr>
  </w:style>
  <w:style w:type="paragraph" w:styleId="3">
    <w:name w:val="heading 3"/>
    <w:basedOn w:val="a"/>
    <w:next w:val="a"/>
    <w:uiPriority w:val="9"/>
    <w:qFormat/>
    <w:pPr>
      <w:keepNext/>
      <w:numPr>
        <w:ilvl w:val="2"/>
        <w:numId w:val="1"/>
      </w:numPr>
      <w:outlineLvl w:val="2"/>
    </w:pPr>
    <w:rPr>
      <w:i/>
      <w:iCs/>
    </w:rPr>
  </w:style>
  <w:style w:type="paragraph" w:styleId="4">
    <w:name w:val="heading 4"/>
    <w:basedOn w:val="a"/>
    <w:next w:val="a"/>
    <w:uiPriority w:val="9"/>
    <w:qFormat/>
    <w:pPr>
      <w:keepNext/>
      <w:numPr>
        <w:ilvl w:val="3"/>
        <w:numId w:val="1"/>
      </w:numPr>
      <w:spacing w:before="240" w:after="60"/>
      <w:outlineLvl w:val="3"/>
    </w:pPr>
    <w:rPr>
      <w:i/>
      <w:iCs/>
      <w:sz w:val="18"/>
      <w:szCs w:val="18"/>
    </w:rPr>
  </w:style>
  <w:style w:type="paragraph" w:styleId="5">
    <w:name w:val="heading 5"/>
    <w:basedOn w:val="a"/>
    <w:next w:val="a"/>
    <w:uiPriority w:val="9"/>
    <w:qFormat/>
    <w:pPr>
      <w:numPr>
        <w:ilvl w:val="4"/>
        <w:numId w:val="1"/>
      </w:numPr>
      <w:spacing w:before="240" w:after="60"/>
      <w:outlineLvl w:val="4"/>
    </w:pPr>
    <w:rPr>
      <w:sz w:val="18"/>
      <w:szCs w:val="18"/>
    </w:rPr>
  </w:style>
  <w:style w:type="paragraph" w:styleId="6">
    <w:name w:val="heading 6"/>
    <w:basedOn w:val="a"/>
    <w:next w:val="a"/>
    <w:uiPriority w:val="9"/>
    <w:qFormat/>
    <w:pPr>
      <w:numPr>
        <w:ilvl w:val="5"/>
        <w:numId w:val="1"/>
      </w:numPr>
      <w:spacing w:before="240" w:after="60"/>
      <w:outlineLvl w:val="5"/>
    </w:pPr>
    <w:rPr>
      <w:i/>
      <w:iCs/>
      <w:sz w:val="16"/>
      <w:szCs w:val="16"/>
    </w:rPr>
  </w:style>
  <w:style w:type="paragraph" w:styleId="7">
    <w:name w:val="heading 7"/>
    <w:basedOn w:val="a"/>
    <w:next w:val="a"/>
    <w:uiPriority w:val="9"/>
    <w:qFormat/>
    <w:pPr>
      <w:numPr>
        <w:ilvl w:val="6"/>
        <w:numId w:val="1"/>
      </w:numPr>
      <w:spacing w:before="240" w:after="60"/>
      <w:outlineLvl w:val="6"/>
    </w:pPr>
    <w:rPr>
      <w:sz w:val="16"/>
      <w:szCs w:val="16"/>
    </w:rPr>
  </w:style>
  <w:style w:type="paragraph" w:styleId="8">
    <w:name w:val="heading 8"/>
    <w:basedOn w:val="a"/>
    <w:next w:val="a"/>
    <w:uiPriority w:val="9"/>
    <w:qFormat/>
    <w:pPr>
      <w:numPr>
        <w:ilvl w:val="7"/>
        <w:numId w:val="1"/>
      </w:numPr>
      <w:spacing w:before="240" w:after="60"/>
      <w:outlineLvl w:val="7"/>
    </w:pPr>
    <w:rPr>
      <w:i/>
      <w:iCs/>
      <w:sz w:val="16"/>
      <w:szCs w:val="16"/>
    </w:rPr>
  </w:style>
  <w:style w:type="paragraph" w:styleId="9">
    <w:name w:val="heading 9"/>
    <w:basedOn w:val="a"/>
    <w:next w:val="a"/>
    <w:uiPriority w:val="9"/>
    <w:qFormat/>
    <w:pPr>
      <w:numPr>
        <w:ilvl w:val="8"/>
        <w:numId w:val="1"/>
      </w:numPr>
      <w:spacing w:before="240" w:after="60"/>
      <w:outlineLvl w:val="8"/>
    </w:pPr>
    <w:rPr>
      <w:sz w:val="16"/>
      <w:szCs w:val="1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bstract">
    <w:name w:val="Abstract"/>
    <w:basedOn w:val="a"/>
    <w:next w:val="a"/>
    <w:pPr>
      <w:spacing w:before="20"/>
      <w:ind w:firstLine="202"/>
      <w:jc w:val="both"/>
    </w:pPr>
    <w:rPr>
      <w:b/>
      <w:bCs/>
      <w:sz w:val="18"/>
      <w:szCs w:val="18"/>
    </w:rPr>
  </w:style>
  <w:style w:type="paragraph" w:customStyle="1" w:styleId="Authors">
    <w:name w:val="Authors"/>
    <w:basedOn w:val="a"/>
    <w:next w:val="a"/>
    <w:pPr>
      <w:framePr w:w="9072" w:hSpace="187" w:vSpace="187" w:wrap="notBeside" w:vAnchor="text" w:hAnchor="page" w:xAlign="center" w:y="1"/>
      <w:spacing w:after="320"/>
      <w:jc w:val="center"/>
    </w:pPr>
    <w:rPr>
      <w:sz w:val="22"/>
      <w:szCs w:val="22"/>
    </w:rPr>
  </w:style>
  <w:style w:type="character" w:customStyle="1" w:styleId="MemberType">
    <w:name w:val="MemberType"/>
    <w:basedOn w:val="a0"/>
    <w:rPr>
      <w:rFonts w:ascii="Times New Roman" w:hAnsi="Times New Roman" w:cs="Times New Roman"/>
      <w:i/>
      <w:iCs/>
      <w:sz w:val="22"/>
      <w:szCs w:val="22"/>
    </w:rPr>
  </w:style>
  <w:style w:type="paragraph" w:styleId="a3">
    <w:name w:val="Title"/>
    <w:basedOn w:val="a"/>
    <w:next w:val="a"/>
    <w:qFormat/>
    <w:pPr>
      <w:framePr w:w="9360" w:hSpace="187" w:vSpace="187" w:wrap="notBeside" w:vAnchor="text" w:hAnchor="page" w:xAlign="center" w:y="1"/>
      <w:jc w:val="center"/>
    </w:pPr>
    <w:rPr>
      <w:kern w:val="28"/>
      <w:sz w:val="48"/>
      <w:szCs w:val="48"/>
    </w:rPr>
  </w:style>
  <w:style w:type="paragraph" w:styleId="a4">
    <w:name w:val="footnote text"/>
    <w:basedOn w:val="a"/>
    <w:link w:val="Char"/>
    <w:semiHidden/>
    <w:pPr>
      <w:ind w:firstLine="202"/>
      <w:jc w:val="both"/>
    </w:pPr>
    <w:rPr>
      <w:sz w:val="16"/>
      <w:szCs w:val="16"/>
    </w:rPr>
  </w:style>
  <w:style w:type="paragraph" w:customStyle="1" w:styleId="References">
    <w:name w:val="References"/>
    <w:basedOn w:val="a"/>
    <w:pPr>
      <w:numPr>
        <w:numId w:val="12"/>
      </w:numPr>
      <w:jc w:val="both"/>
    </w:pPr>
    <w:rPr>
      <w:sz w:val="16"/>
      <w:szCs w:val="16"/>
    </w:rPr>
  </w:style>
  <w:style w:type="paragraph" w:customStyle="1" w:styleId="IndexTerms">
    <w:name w:val="IndexTerms"/>
    <w:basedOn w:val="a"/>
    <w:next w:val="a"/>
    <w:pPr>
      <w:ind w:firstLine="202"/>
      <w:jc w:val="both"/>
    </w:pPr>
    <w:rPr>
      <w:b/>
      <w:bCs/>
      <w:sz w:val="18"/>
      <w:szCs w:val="18"/>
    </w:rPr>
  </w:style>
  <w:style w:type="character" w:styleId="a5">
    <w:name w:val="footnote reference"/>
    <w:basedOn w:val="a0"/>
    <w:semiHidden/>
    <w:rPr>
      <w:vertAlign w:val="superscript"/>
    </w:rPr>
  </w:style>
  <w:style w:type="paragraph" w:styleId="a6">
    <w:name w:val="footer"/>
    <w:basedOn w:val="a"/>
    <w:link w:val="Char0"/>
    <w:uiPriority w:val="99"/>
    <w:pPr>
      <w:tabs>
        <w:tab w:val="center" w:pos="4320"/>
        <w:tab w:val="right" w:pos="8640"/>
      </w:tabs>
    </w:pPr>
  </w:style>
  <w:style w:type="paragraph" w:customStyle="1" w:styleId="Text">
    <w:name w:val="Text"/>
    <w:basedOn w:val="a"/>
    <w:pPr>
      <w:widowControl w:val="0"/>
      <w:spacing w:line="252" w:lineRule="auto"/>
      <w:ind w:firstLine="202"/>
      <w:jc w:val="both"/>
    </w:pPr>
  </w:style>
  <w:style w:type="paragraph" w:customStyle="1" w:styleId="FigureCaption">
    <w:name w:val="Figure Caption"/>
    <w:basedOn w:val="a"/>
    <w:pPr>
      <w:jc w:val="both"/>
    </w:pPr>
    <w:rPr>
      <w:sz w:val="16"/>
      <w:szCs w:val="16"/>
    </w:rPr>
  </w:style>
  <w:style w:type="paragraph" w:customStyle="1" w:styleId="TableTitle">
    <w:name w:val="Table Title"/>
    <w:basedOn w:val="a"/>
    <w:pPr>
      <w:jc w:val="center"/>
    </w:pPr>
    <w:rPr>
      <w:smallCaps/>
      <w:sz w:val="16"/>
      <w:szCs w:val="16"/>
    </w:rPr>
  </w:style>
  <w:style w:type="paragraph" w:customStyle="1" w:styleId="ReferenceHead">
    <w:name w:val="Reference Head"/>
    <w:basedOn w:val="1"/>
    <w:link w:val="ReferenceHeadChar"/>
    <w:pPr>
      <w:numPr>
        <w:numId w:val="0"/>
      </w:numPr>
    </w:pPr>
  </w:style>
  <w:style w:type="paragraph" w:styleId="a7">
    <w:name w:val="header"/>
    <w:basedOn w:val="a"/>
    <w:pPr>
      <w:tabs>
        <w:tab w:val="center" w:pos="4320"/>
        <w:tab w:val="right" w:pos="8640"/>
      </w:tabs>
    </w:pPr>
  </w:style>
  <w:style w:type="paragraph" w:customStyle="1" w:styleId="Equation">
    <w:name w:val="Equation"/>
    <w:basedOn w:val="a"/>
    <w:next w:val="a"/>
    <w:pPr>
      <w:widowControl w:val="0"/>
      <w:tabs>
        <w:tab w:val="right" w:pos="5040"/>
      </w:tabs>
      <w:spacing w:line="252" w:lineRule="auto"/>
      <w:jc w:val="both"/>
    </w:pPr>
  </w:style>
  <w:style w:type="character" w:styleId="a8">
    <w:name w:val="Hyperlink"/>
    <w:basedOn w:val="a0"/>
    <w:uiPriority w:val="99"/>
    <w:rPr>
      <w:color w:val="0000FF"/>
      <w:u w:val="single"/>
    </w:rPr>
  </w:style>
  <w:style w:type="character" w:styleId="a9">
    <w:name w:val="FollowedHyperlink"/>
    <w:basedOn w:val="a0"/>
    <w:rPr>
      <w:color w:val="800080"/>
      <w:u w:val="single"/>
    </w:rPr>
  </w:style>
  <w:style w:type="paragraph" w:styleId="aa">
    <w:name w:val="Body Text Indent"/>
    <w:basedOn w:val="a"/>
    <w:link w:val="Char1"/>
    <w:pPr>
      <w:ind w:left="630" w:hanging="630"/>
    </w:pPr>
    <w:rPr>
      <w:szCs w:val="24"/>
    </w:rPr>
  </w:style>
  <w:style w:type="paragraph" w:styleId="ab">
    <w:name w:val="Document Map"/>
    <w:basedOn w:val="a"/>
    <w:semiHidden/>
    <w:rsid w:val="00DC5FC7"/>
    <w:pPr>
      <w:shd w:val="clear" w:color="auto" w:fill="000080"/>
    </w:pPr>
    <w:rPr>
      <w:rFonts w:ascii="Tahoma" w:hAnsi="Tahoma" w:cs="Tahoma"/>
    </w:rPr>
  </w:style>
  <w:style w:type="paragraph" w:customStyle="1" w:styleId="Pa0">
    <w:name w:val="Pa0"/>
    <w:basedOn w:val="a"/>
    <w:next w:val="a"/>
    <w:rsid w:val="00426966"/>
    <w:pPr>
      <w:widowControl w:val="0"/>
      <w:adjustRightInd w:val="0"/>
      <w:spacing w:line="241" w:lineRule="atLeast"/>
    </w:pPr>
    <w:rPr>
      <w:rFonts w:ascii="Baskerville" w:hAnsi="Baskerville"/>
      <w:sz w:val="24"/>
      <w:szCs w:val="24"/>
    </w:rPr>
  </w:style>
  <w:style w:type="character" w:customStyle="1" w:styleId="A50">
    <w:name w:val="A5"/>
    <w:rsid w:val="00426966"/>
    <w:rPr>
      <w:color w:val="00529F"/>
      <w:sz w:val="20"/>
      <w:szCs w:val="20"/>
    </w:rPr>
  </w:style>
  <w:style w:type="paragraph" w:styleId="ac">
    <w:name w:val="Balloon Text"/>
    <w:basedOn w:val="a"/>
    <w:link w:val="Char2"/>
    <w:rsid w:val="00F33D49"/>
    <w:rPr>
      <w:rFonts w:ascii="Tahoma" w:hAnsi="Tahoma" w:cs="Tahoma"/>
      <w:sz w:val="16"/>
      <w:szCs w:val="16"/>
    </w:rPr>
  </w:style>
  <w:style w:type="character" w:customStyle="1" w:styleId="Char2">
    <w:name w:val="批注框文本 Char"/>
    <w:basedOn w:val="a0"/>
    <w:link w:val="ac"/>
    <w:rsid w:val="00F33D49"/>
    <w:rPr>
      <w:rFonts w:ascii="Tahoma" w:hAnsi="Tahoma" w:cs="Tahoma"/>
      <w:sz w:val="16"/>
      <w:szCs w:val="16"/>
    </w:rPr>
  </w:style>
  <w:style w:type="character" w:styleId="ad">
    <w:name w:val="Placeholder Text"/>
    <w:basedOn w:val="a0"/>
    <w:uiPriority w:val="99"/>
    <w:semiHidden/>
    <w:rsid w:val="009A1F6E"/>
    <w:rPr>
      <w:color w:val="808080"/>
    </w:rPr>
  </w:style>
  <w:style w:type="paragraph" w:customStyle="1" w:styleId="ParagraphStyle1">
    <w:name w:val="Paragraph Style 1"/>
    <w:basedOn w:val="a"/>
    <w:uiPriority w:val="99"/>
    <w:rsid w:val="00C82D86"/>
    <w:pPr>
      <w:widowControl w:val="0"/>
      <w:tabs>
        <w:tab w:val="left" w:pos="480"/>
      </w:tabs>
      <w:adjustRightInd w:val="0"/>
      <w:spacing w:before="100" w:line="280" w:lineRule="atLeast"/>
      <w:textAlignment w:val="center"/>
    </w:pPr>
    <w:rPr>
      <w:rFonts w:ascii="Formata-Regular" w:eastAsiaTheme="minorEastAsia" w:hAnsi="Formata-Regular" w:cs="Formata-Regular"/>
      <w:color w:val="000000"/>
      <w:sz w:val="22"/>
      <w:szCs w:val="22"/>
      <w:lang w:eastAsia="ja-JP"/>
    </w:rPr>
  </w:style>
  <w:style w:type="character" w:customStyle="1" w:styleId="BodyText1">
    <w:name w:val="Body Text1"/>
    <w:basedOn w:val="a0"/>
    <w:uiPriority w:val="99"/>
    <w:rsid w:val="00C82D86"/>
    <w:rPr>
      <w:rFonts w:ascii="Verdana" w:hAnsi="Verdana" w:cs="Verdana"/>
      <w:color w:val="000000"/>
      <w:sz w:val="22"/>
      <w:szCs w:val="22"/>
    </w:rPr>
  </w:style>
  <w:style w:type="character" w:customStyle="1" w:styleId="bodytype">
    <w:name w:val="body type"/>
    <w:basedOn w:val="a0"/>
    <w:uiPriority w:val="99"/>
    <w:rsid w:val="00C82D86"/>
    <w:rPr>
      <w:rFonts w:ascii="Formata-Regular" w:hAnsi="Formata-Regular" w:cs="Formata-Regular"/>
      <w:color w:val="000000"/>
      <w:sz w:val="22"/>
      <w:szCs w:val="22"/>
    </w:rPr>
  </w:style>
  <w:style w:type="paragraph" w:customStyle="1" w:styleId="Style1">
    <w:name w:val="Style1"/>
    <w:basedOn w:val="ReferenceHead"/>
    <w:link w:val="Style1Char"/>
    <w:qFormat/>
    <w:rsid w:val="003F52AD"/>
  </w:style>
  <w:style w:type="character" w:customStyle="1" w:styleId="1Char">
    <w:name w:val="标题 1 Char"/>
    <w:basedOn w:val="a0"/>
    <w:link w:val="1"/>
    <w:uiPriority w:val="9"/>
    <w:rsid w:val="003F52AD"/>
    <w:rPr>
      <w:smallCaps/>
      <w:kern w:val="28"/>
    </w:rPr>
  </w:style>
  <w:style w:type="character" w:customStyle="1" w:styleId="ReferenceHeadChar">
    <w:name w:val="Reference Head Char"/>
    <w:basedOn w:val="1Char"/>
    <w:link w:val="ReferenceHead"/>
    <w:rsid w:val="003F52AD"/>
    <w:rPr>
      <w:smallCaps/>
      <w:kern w:val="28"/>
    </w:rPr>
  </w:style>
  <w:style w:type="character" w:customStyle="1" w:styleId="Style1Char">
    <w:name w:val="Style1 Char"/>
    <w:basedOn w:val="ReferenceHeadChar"/>
    <w:link w:val="Style1"/>
    <w:rsid w:val="003F52AD"/>
    <w:rPr>
      <w:smallCaps/>
      <w:kern w:val="28"/>
    </w:rPr>
  </w:style>
  <w:style w:type="paragraph" w:styleId="ae">
    <w:name w:val="Revision"/>
    <w:hidden/>
    <w:uiPriority w:val="99"/>
    <w:semiHidden/>
    <w:rsid w:val="001B36B1"/>
  </w:style>
  <w:style w:type="character" w:customStyle="1" w:styleId="BodyText2">
    <w:name w:val="Body Text2"/>
    <w:basedOn w:val="a0"/>
    <w:uiPriority w:val="99"/>
    <w:rsid w:val="001B36B1"/>
    <w:rPr>
      <w:rFonts w:ascii="Verdana" w:hAnsi="Verdana" w:cs="Verdana"/>
      <w:color w:val="000000"/>
      <w:sz w:val="22"/>
      <w:szCs w:val="22"/>
    </w:rPr>
  </w:style>
  <w:style w:type="character" w:customStyle="1" w:styleId="2Char">
    <w:name w:val="标题 2 Char"/>
    <w:basedOn w:val="a0"/>
    <w:link w:val="2"/>
    <w:uiPriority w:val="9"/>
    <w:rsid w:val="001B36B1"/>
    <w:rPr>
      <w:i/>
      <w:iCs/>
    </w:rPr>
  </w:style>
  <w:style w:type="paragraph" w:customStyle="1" w:styleId="TextL-MAG">
    <w:name w:val="Text L-MAG"/>
    <w:basedOn w:val="a"/>
    <w:link w:val="TextL-MAGChar"/>
    <w:qFormat/>
    <w:rsid w:val="009C7D17"/>
    <w:pPr>
      <w:widowControl w:val="0"/>
      <w:tabs>
        <w:tab w:val="left" w:pos="360"/>
      </w:tabs>
      <w:spacing w:line="276" w:lineRule="auto"/>
      <w:ind w:firstLine="360"/>
      <w:jc w:val="both"/>
    </w:pPr>
    <w:rPr>
      <w:rFonts w:ascii="Arial" w:eastAsia="MS Mincho" w:hAnsi="Arial"/>
      <w:sz w:val="18"/>
      <w:szCs w:val="22"/>
      <w:lang w:eastAsia="ja-JP"/>
    </w:rPr>
  </w:style>
  <w:style w:type="character" w:customStyle="1" w:styleId="TextL-MAGChar">
    <w:name w:val="Text L-MAG Char"/>
    <w:basedOn w:val="a0"/>
    <w:link w:val="TextL-MAG"/>
    <w:rsid w:val="009C7D17"/>
    <w:rPr>
      <w:rFonts w:ascii="Arial" w:eastAsia="MS Mincho" w:hAnsi="Arial"/>
      <w:sz w:val="18"/>
      <w:szCs w:val="22"/>
      <w:lang w:eastAsia="ja-JP"/>
    </w:rPr>
  </w:style>
  <w:style w:type="character" w:customStyle="1" w:styleId="Char0">
    <w:name w:val="页脚 Char"/>
    <w:basedOn w:val="a0"/>
    <w:link w:val="a6"/>
    <w:uiPriority w:val="99"/>
    <w:rsid w:val="00D90C10"/>
  </w:style>
  <w:style w:type="character" w:customStyle="1" w:styleId="Char">
    <w:name w:val="脚注文本 Char"/>
    <w:basedOn w:val="a0"/>
    <w:link w:val="a4"/>
    <w:semiHidden/>
    <w:rsid w:val="00C075EF"/>
    <w:rPr>
      <w:sz w:val="16"/>
      <w:szCs w:val="16"/>
    </w:rPr>
  </w:style>
  <w:style w:type="character" w:customStyle="1" w:styleId="Char1">
    <w:name w:val="正文文本缩进 Char"/>
    <w:basedOn w:val="a0"/>
    <w:link w:val="aa"/>
    <w:rsid w:val="003F26BD"/>
    <w:rPr>
      <w:szCs w:val="24"/>
    </w:rPr>
  </w:style>
  <w:style w:type="character" w:customStyle="1" w:styleId="keyword">
    <w:name w:val="keyword"/>
    <w:basedOn w:val="a0"/>
    <w:rsid w:val="00E85523"/>
  </w:style>
  <w:style w:type="paragraph" w:styleId="af">
    <w:name w:val="caption"/>
    <w:basedOn w:val="a"/>
    <w:next w:val="a"/>
    <w:unhideWhenUsed/>
    <w:qFormat/>
    <w:rsid w:val="00AE1830"/>
    <w:rPr>
      <w:rFonts w:asciiTheme="majorHAnsi" w:eastAsia="黑体" w:hAnsiTheme="majorHAnsi" w:cstheme="majorBidi"/>
    </w:rPr>
  </w:style>
  <w:style w:type="paragraph" w:styleId="af0">
    <w:name w:val="List Paragraph"/>
    <w:basedOn w:val="a"/>
    <w:uiPriority w:val="34"/>
    <w:qFormat/>
    <w:rsid w:val="00797F25"/>
    <w:pPr>
      <w:widowControl w:val="0"/>
      <w:tabs>
        <w:tab w:val="left" w:pos="420"/>
      </w:tabs>
      <w:spacing w:line="300" w:lineRule="exact"/>
      <w:ind w:firstLineChars="200" w:firstLine="420"/>
      <w:jc w:val="both"/>
    </w:pPr>
    <w:rPr>
      <w:kern w:val="2"/>
      <w:sz w:val="21"/>
      <w:szCs w:val="21"/>
      <w:lang w:eastAsia="zh-CN"/>
    </w:rPr>
  </w:style>
  <w:style w:type="character" w:customStyle="1" w:styleId="apple-converted-space">
    <w:name w:val="apple-converted-space"/>
    <w:rsid w:val="009B5270"/>
  </w:style>
  <w:style w:type="character" w:styleId="af1">
    <w:name w:val="annotation reference"/>
    <w:basedOn w:val="a0"/>
    <w:rsid w:val="007E5EFE"/>
    <w:rPr>
      <w:sz w:val="21"/>
      <w:szCs w:val="21"/>
    </w:rPr>
  </w:style>
  <w:style w:type="paragraph" w:styleId="af2">
    <w:name w:val="annotation text"/>
    <w:basedOn w:val="a"/>
    <w:link w:val="Char3"/>
    <w:rsid w:val="007E5EFE"/>
  </w:style>
  <w:style w:type="character" w:customStyle="1" w:styleId="Char3">
    <w:name w:val="批注文字 Char"/>
    <w:basedOn w:val="a0"/>
    <w:link w:val="af2"/>
    <w:rsid w:val="007E5EFE"/>
  </w:style>
  <w:style w:type="paragraph" w:styleId="af3">
    <w:name w:val="annotation subject"/>
    <w:basedOn w:val="af2"/>
    <w:next w:val="af2"/>
    <w:link w:val="Char4"/>
    <w:rsid w:val="007E5EFE"/>
    <w:rPr>
      <w:b/>
      <w:bCs/>
    </w:rPr>
  </w:style>
  <w:style w:type="character" w:customStyle="1" w:styleId="Char4">
    <w:name w:val="批注主题 Char"/>
    <w:basedOn w:val="Char3"/>
    <w:link w:val="af3"/>
    <w:rsid w:val="007E5EF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javascript:void(0);" TargetMode="External"/><Relationship Id="rId18" Type="http://schemas.openxmlformats.org/officeDocument/2006/relationships/oleObject" Target="embeddings/oleObject2.bin"/><Relationship Id="rId26" Type="http://schemas.openxmlformats.org/officeDocument/2006/relationships/image" Target="media/image10.tiff"/><Relationship Id="rId3" Type="http://schemas.openxmlformats.org/officeDocument/2006/relationships/styles" Target="styles.xml"/><Relationship Id="rId21" Type="http://schemas.openxmlformats.org/officeDocument/2006/relationships/hyperlink" Target="javascript:void(0);" TargetMode="External"/><Relationship Id="rId34"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5.emf"/><Relationship Id="rId25" Type="http://schemas.openxmlformats.org/officeDocument/2006/relationships/oleObject" Target="embeddings/oleObject3.bin"/><Relationship Id="rId33" Type="http://schemas.openxmlformats.org/officeDocument/2006/relationships/hyperlink" Target="http://www.ideas.no" TargetMode="Externa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7.png"/><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oleObject" Target="embeddings/oleObject1.bin"/><Relationship Id="rId24" Type="http://schemas.openxmlformats.org/officeDocument/2006/relationships/image" Target="media/image9.emf"/><Relationship Id="rId32" Type="http://schemas.openxmlformats.org/officeDocument/2006/relationships/hyperlink" Target="javascript:void(0);" TargetMode="External"/><Relationship Id="rId5" Type="http://schemas.openxmlformats.org/officeDocument/2006/relationships/settings" Target="settings.xml"/><Relationship Id="rId15" Type="http://schemas.openxmlformats.org/officeDocument/2006/relationships/image" Target="media/image3.jpeg"/><Relationship Id="rId23" Type="http://schemas.openxmlformats.org/officeDocument/2006/relationships/image" Target="media/image8.png"/><Relationship Id="rId28" Type="http://schemas.openxmlformats.org/officeDocument/2006/relationships/oleObject" Target="embeddings/oleObject4.bin"/><Relationship Id="rId36" Type="http://schemas.openxmlformats.org/officeDocument/2006/relationships/theme" Target="theme/theme1.xml"/><Relationship Id="rId10" Type="http://schemas.openxmlformats.org/officeDocument/2006/relationships/image" Target="media/image1.emf"/><Relationship Id="rId19" Type="http://schemas.openxmlformats.org/officeDocument/2006/relationships/image" Target="media/image6.png"/><Relationship Id="rId31" Type="http://schemas.openxmlformats.org/officeDocument/2006/relationships/image" Target="media/image14.jpeg"/><Relationship Id="rId4" Type="http://schemas.microsoft.com/office/2007/relationships/stylesWithEffects" Target="stylesWithEffects.xml"/><Relationship Id="rId9" Type="http://schemas.openxmlformats.org/officeDocument/2006/relationships/hyperlink" Target="javascript:void(0);" TargetMode="External"/><Relationship Id="rId14" Type="http://schemas.openxmlformats.org/officeDocument/2006/relationships/comments" Target="comments.xml"/><Relationship Id="rId22" Type="http://schemas.openxmlformats.org/officeDocument/2006/relationships/hyperlink" Target="javascript:void(0);" TargetMode="External"/><Relationship Id="rId27" Type="http://schemas.openxmlformats.org/officeDocument/2006/relationships/image" Target="media/image11.emf"/><Relationship Id="rId30" Type="http://schemas.openxmlformats.org/officeDocument/2006/relationships/image" Target="media/image13.png"/><Relationship Id="rId35" Type="http://schemas.openxmlformats.org/officeDocument/2006/relationships/fontTable" Target="fontTable.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97A79EE-93FB-4BBF-96FC-E2EBFC1C2F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1106</TotalTime>
  <Pages>5</Pages>
  <Words>1931</Words>
  <Characters>11008</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vt:lpstr>
    </vt:vector>
  </TitlesOfParts>
  <Company>IEEE</Company>
  <LinksUpToDate>false</LinksUpToDate>
  <CharactersWithSpaces>12914</CharactersWithSpaces>
  <SharedDoc>false</SharedDoc>
  <HLinks>
    <vt:vector size="72" baseType="variant">
      <vt:variant>
        <vt:i4>6160457</vt:i4>
      </vt:variant>
      <vt:variant>
        <vt:i4>39</vt:i4>
      </vt:variant>
      <vt:variant>
        <vt:i4>0</vt:i4>
      </vt:variant>
      <vt:variant>
        <vt:i4>5</vt:i4>
      </vt:variant>
      <vt:variant>
        <vt:lpwstr>http://www.(URL/</vt:lpwstr>
      </vt:variant>
      <vt:variant>
        <vt:lpwstr/>
      </vt:variant>
      <vt:variant>
        <vt:i4>2687077</vt:i4>
      </vt:variant>
      <vt:variant>
        <vt:i4>36</vt:i4>
      </vt:variant>
      <vt:variant>
        <vt:i4>0</vt:i4>
      </vt:variant>
      <vt:variant>
        <vt:i4>5</vt:i4>
      </vt:variant>
      <vt:variant>
        <vt:lpwstr>http://www.atm.com/</vt:lpwstr>
      </vt:variant>
      <vt:variant>
        <vt:lpwstr/>
      </vt:variant>
      <vt:variant>
        <vt:i4>6160457</vt:i4>
      </vt:variant>
      <vt:variant>
        <vt:i4>33</vt:i4>
      </vt:variant>
      <vt:variant>
        <vt:i4>0</vt:i4>
      </vt:variant>
      <vt:variant>
        <vt:i4>5</vt:i4>
      </vt:variant>
      <vt:variant>
        <vt:lpwstr>http://www.(url/</vt:lpwstr>
      </vt:variant>
      <vt:variant>
        <vt:lpwstr/>
      </vt:variant>
      <vt:variant>
        <vt:i4>2031701</vt:i4>
      </vt:variant>
      <vt:variant>
        <vt:i4>30</vt:i4>
      </vt:variant>
      <vt:variant>
        <vt:i4>0</vt:i4>
      </vt:variant>
      <vt:variant>
        <vt:i4>5</vt:i4>
      </vt:variant>
      <vt:variant>
        <vt:lpwstr>http://www.ieee.org/web/publications/authors/transjnl/index.html</vt:lpwstr>
      </vt:variant>
      <vt:variant>
        <vt:lpwstr/>
      </vt:variant>
      <vt:variant>
        <vt:i4>4391006</vt:i4>
      </vt:variant>
      <vt:variant>
        <vt:i4>21</vt:i4>
      </vt:variant>
      <vt:variant>
        <vt:i4>0</vt:i4>
      </vt:variant>
      <vt:variant>
        <vt:i4>5</vt:i4>
      </vt:variant>
      <vt:variant>
        <vt:lpwstr>http://www.ieee.org/copyright</vt:lpwstr>
      </vt:variant>
      <vt:variant>
        <vt:lpwstr/>
      </vt:variant>
      <vt:variant>
        <vt:i4>2555906</vt:i4>
      </vt:variant>
      <vt:variant>
        <vt:i4>18</vt:i4>
      </vt:variant>
      <vt:variant>
        <vt:i4>0</vt:i4>
      </vt:variant>
      <vt:variant>
        <vt:i4>5</vt:i4>
      </vt:variant>
      <vt:variant>
        <vt:lpwstr>mailto:graphics@ieee.org</vt:lpwstr>
      </vt:variant>
      <vt:variant>
        <vt:lpwstr/>
      </vt:variant>
      <vt:variant>
        <vt:i4>7405602</vt:i4>
      </vt:variant>
      <vt:variant>
        <vt:i4>15</vt:i4>
      </vt:variant>
      <vt:variant>
        <vt:i4>0</vt:i4>
      </vt:variant>
      <vt:variant>
        <vt:i4>5</vt:i4>
      </vt:variant>
      <vt:variant>
        <vt:lpwstr>http://graphicsqc.ieee.org/</vt:lpwstr>
      </vt:variant>
      <vt:variant>
        <vt:lpwstr/>
      </vt:variant>
      <vt:variant>
        <vt:i4>3866730</vt:i4>
      </vt:variant>
      <vt:variant>
        <vt:i4>12</vt:i4>
      </vt:variant>
      <vt:variant>
        <vt:i4>0</vt:i4>
      </vt:variant>
      <vt:variant>
        <vt:i4>5</vt:i4>
      </vt:variant>
      <vt:variant>
        <vt:lpwstr>http://www.adobe.com/support/downloads/</vt:lpwstr>
      </vt:variant>
      <vt:variant>
        <vt:lpwstr/>
      </vt:variant>
      <vt:variant>
        <vt:i4>2424932</vt:i4>
      </vt:variant>
      <vt:variant>
        <vt:i4>9</vt:i4>
      </vt:variant>
      <vt:variant>
        <vt:i4>0</vt:i4>
      </vt:variant>
      <vt:variant>
        <vt:i4>5</vt:i4>
      </vt:variant>
      <vt:variant>
        <vt:lpwstr>http://www.adobe.com/support/downloads/pdrvwin.htm</vt:lpwstr>
      </vt:variant>
      <vt:variant>
        <vt:lpwstr/>
      </vt:variant>
      <vt:variant>
        <vt:i4>2031701</vt:i4>
      </vt:variant>
      <vt:variant>
        <vt:i4>6</vt:i4>
      </vt:variant>
      <vt:variant>
        <vt:i4>0</vt:i4>
      </vt:variant>
      <vt:variant>
        <vt:i4>5</vt:i4>
      </vt:variant>
      <vt:variant>
        <vt:lpwstr>http://www.ieee.org/web/publications/authors/transjnl/index.html</vt:lpwstr>
      </vt:variant>
      <vt:variant>
        <vt:lpwstr/>
      </vt:variant>
      <vt:variant>
        <vt:i4>1507385</vt:i4>
      </vt:variant>
      <vt:variant>
        <vt:i4>3</vt:i4>
      </vt:variant>
      <vt:variant>
        <vt:i4>0</vt:i4>
      </vt:variant>
      <vt:variant>
        <vt:i4>5</vt:i4>
      </vt:variant>
      <vt:variant>
        <vt:lpwstr>http://www.ieee.org/organizations/pubs/ani_prod/keywrd98.txt</vt:lpwstr>
      </vt:variant>
      <vt:variant>
        <vt:lpwstr/>
      </vt:variant>
      <vt:variant>
        <vt:i4>3342345</vt:i4>
      </vt:variant>
      <vt:variant>
        <vt:i4>0</vt:i4>
      </vt:variant>
      <vt:variant>
        <vt:i4>0</vt:i4>
      </vt:variant>
      <vt:variant>
        <vt:i4>5</vt:i4>
      </vt:variant>
      <vt:variant>
        <vt:lpwstr>mailto:keywords@ieee.org</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IEEE Transactions on Magnetics</dc:subject>
  <dc:creator>-</dc:creator>
  <cp:lastModifiedBy>lenovo</cp:lastModifiedBy>
  <cp:revision>80</cp:revision>
  <cp:lastPrinted>2016-06-23T09:20:00Z</cp:lastPrinted>
  <dcterms:created xsi:type="dcterms:W3CDTF">2012-11-21T16:14:00Z</dcterms:created>
  <dcterms:modified xsi:type="dcterms:W3CDTF">2017-01-09T09:17:00Z</dcterms:modified>
</cp:coreProperties>
</file>