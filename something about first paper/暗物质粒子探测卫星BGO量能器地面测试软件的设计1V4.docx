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2284D" w:rsidRDefault="00136010" w:rsidP="00A956EF">
      <w:pPr>
        <w:spacing w:beforeLines="100" w:before="312" w:afterLines="50" w:after="156"/>
        <w:jc w:val="center"/>
        <w:rPr>
          <w:rFonts w:ascii="黑体" w:eastAsia="黑体" w:hAnsi="黑体" w:cs="Tahoma"/>
          <w:b/>
          <w:bCs/>
          <w:color w:val="000000"/>
          <w:kern w:val="0"/>
          <w:sz w:val="36"/>
          <w:szCs w:val="36"/>
        </w:rPr>
      </w:pPr>
      <w:bookmarkStart w:id="0" w:name="OLE_LINK9"/>
      <w:bookmarkStart w:id="1" w:name="OLE_LINK10"/>
      <w:r w:rsidRPr="00136010">
        <w:rPr>
          <w:rFonts w:ascii="黑体" w:eastAsia="黑体" w:hAnsi="黑体" w:cs="Tahoma" w:hint="eastAsia"/>
          <w:b/>
          <w:bCs/>
          <w:color w:val="000000"/>
          <w:kern w:val="0"/>
          <w:sz w:val="36"/>
          <w:szCs w:val="36"/>
        </w:rPr>
        <w:t>暗物质粒子探测卫星BGO量能器</w:t>
      </w:r>
    </w:p>
    <w:p w:rsidR="00136010" w:rsidRDefault="00136010" w:rsidP="00A956EF">
      <w:pPr>
        <w:spacing w:beforeLines="100" w:before="312" w:afterLines="50" w:after="156"/>
        <w:jc w:val="center"/>
        <w:rPr>
          <w:rFonts w:ascii="黑体" w:eastAsia="黑体" w:hAnsi="黑体" w:cs="Tahoma"/>
          <w:b/>
          <w:bCs/>
          <w:color w:val="000000"/>
          <w:kern w:val="0"/>
          <w:sz w:val="36"/>
          <w:szCs w:val="36"/>
        </w:rPr>
      </w:pPr>
      <w:r w:rsidRPr="00136010">
        <w:rPr>
          <w:rFonts w:ascii="黑体" w:eastAsia="黑体" w:hAnsi="黑体" w:cs="Tahoma" w:hint="eastAsia"/>
          <w:b/>
          <w:bCs/>
          <w:color w:val="000000"/>
          <w:kern w:val="0"/>
          <w:sz w:val="36"/>
          <w:szCs w:val="36"/>
        </w:rPr>
        <w:t>地面测试软件的设计</w:t>
      </w:r>
    </w:p>
    <w:bookmarkEnd w:id="0"/>
    <w:bookmarkEnd w:id="1"/>
    <w:p w:rsidR="00136010" w:rsidRDefault="00136010" w:rsidP="00FD2A2B">
      <w:pPr>
        <w:spacing w:line="360" w:lineRule="auto"/>
        <w:jc w:val="center"/>
        <w:rPr>
          <w:rFonts w:ascii="楷体" w:eastAsia="楷体" w:hAnsi="楷体"/>
          <w:sz w:val="24"/>
        </w:rPr>
      </w:pPr>
      <w:r w:rsidRPr="00136010">
        <w:rPr>
          <w:rFonts w:ascii="楷体" w:eastAsia="楷体" w:hAnsi="楷体" w:hint="eastAsia"/>
          <w:sz w:val="24"/>
        </w:rPr>
        <w:t>马思源</w:t>
      </w:r>
      <w:r w:rsidRPr="00136010">
        <w:rPr>
          <w:rFonts w:ascii="楷体" w:eastAsia="楷体" w:hAnsi="楷体" w:hint="eastAsia"/>
          <w:sz w:val="24"/>
          <w:vertAlign w:val="superscript"/>
        </w:rPr>
        <w:t>1,2</w:t>
      </w:r>
      <w:r w:rsidRPr="00136010">
        <w:rPr>
          <w:rFonts w:ascii="楷体" w:eastAsia="楷体" w:hAnsi="楷体" w:hint="eastAsia"/>
          <w:sz w:val="24"/>
        </w:rPr>
        <w:t xml:space="preserve"> ，封常青</w:t>
      </w:r>
      <w:r w:rsidRPr="00136010">
        <w:rPr>
          <w:rFonts w:ascii="楷体" w:eastAsia="楷体" w:hAnsi="楷体" w:hint="eastAsia"/>
          <w:sz w:val="24"/>
          <w:vertAlign w:val="superscript"/>
        </w:rPr>
        <w:t>1,2</w:t>
      </w:r>
      <w:r w:rsidRPr="00136010">
        <w:rPr>
          <w:rFonts w:ascii="楷体" w:eastAsia="楷体" w:hAnsi="楷体" w:hint="eastAsia"/>
          <w:sz w:val="24"/>
        </w:rPr>
        <w:t>，</w:t>
      </w:r>
      <w:ins w:id="2" w:author="felab" w:date="2015-07-27T17:58:00Z">
        <w:r w:rsidR="00C512CA">
          <w:rPr>
            <w:rFonts w:ascii="楷体" w:eastAsia="楷体" w:hAnsi="楷体" w:hint="eastAsia"/>
            <w:sz w:val="24"/>
          </w:rPr>
          <w:t>沈仲弢</w:t>
        </w:r>
      </w:ins>
      <w:ins w:id="3" w:author="lenovo" w:date="2015-08-11T10:37:00Z">
        <w:r w:rsidR="00377A17" w:rsidRPr="00136010">
          <w:rPr>
            <w:rFonts w:ascii="楷体" w:eastAsia="楷体" w:hAnsi="楷体" w:hint="eastAsia"/>
            <w:sz w:val="24"/>
            <w:vertAlign w:val="superscript"/>
          </w:rPr>
          <w:t>1,2</w:t>
        </w:r>
      </w:ins>
      <w:ins w:id="4" w:author="felab" w:date="2015-07-27T17:58:00Z">
        <w:r w:rsidR="00C512CA">
          <w:rPr>
            <w:rFonts w:ascii="楷体" w:eastAsia="楷体" w:hAnsi="楷体" w:hint="eastAsia"/>
            <w:sz w:val="24"/>
          </w:rPr>
          <w:t>，</w:t>
        </w:r>
      </w:ins>
      <w:ins w:id="5" w:author="felab" w:date="2015-07-27T17:57:00Z">
        <w:r w:rsidR="004C6C41">
          <w:rPr>
            <w:rFonts w:ascii="楷体" w:eastAsia="楷体" w:hAnsi="楷体" w:hint="eastAsia"/>
            <w:sz w:val="24"/>
          </w:rPr>
          <w:t>王奇</w:t>
        </w:r>
      </w:ins>
      <w:ins w:id="6" w:author="lenovo" w:date="2015-08-11T10:37:00Z">
        <w:r w:rsidR="000F2D72" w:rsidRPr="00136010">
          <w:rPr>
            <w:rFonts w:ascii="楷体" w:eastAsia="楷体" w:hAnsi="楷体" w:hint="eastAsia"/>
            <w:sz w:val="24"/>
            <w:vertAlign w:val="superscript"/>
          </w:rPr>
          <w:t>1,2</w:t>
        </w:r>
      </w:ins>
      <w:ins w:id="7" w:author="felab" w:date="2015-07-27T17:57:00Z">
        <w:r w:rsidR="004C6C41">
          <w:rPr>
            <w:rFonts w:ascii="楷体" w:eastAsia="楷体" w:hAnsi="楷体" w:hint="eastAsia"/>
            <w:sz w:val="24"/>
          </w:rPr>
          <w:t>，</w:t>
        </w:r>
      </w:ins>
      <w:r w:rsidRPr="00136010">
        <w:rPr>
          <w:rFonts w:ascii="楷体" w:eastAsia="楷体" w:hAnsi="楷体" w:hint="eastAsia"/>
          <w:sz w:val="24"/>
        </w:rPr>
        <w:t>刘树彬</w:t>
      </w:r>
      <w:r w:rsidRPr="00136010">
        <w:rPr>
          <w:rFonts w:ascii="楷体" w:eastAsia="楷体" w:hAnsi="楷体" w:hint="eastAsia"/>
          <w:sz w:val="24"/>
          <w:vertAlign w:val="superscript"/>
        </w:rPr>
        <w:t>1,2</w:t>
      </w:r>
      <w:r w:rsidRPr="00136010">
        <w:rPr>
          <w:rFonts w:ascii="楷体" w:eastAsia="楷体" w:hAnsi="楷体" w:hint="eastAsia"/>
          <w:sz w:val="24"/>
        </w:rPr>
        <w:t>，安琪</w:t>
      </w:r>
      <w:r w:rsidRPr="00136010">
        <w:rPr>
          <w:rFonts w:ascii="楷体" w:eastAsia="楷体" w:hAnsi="楷体" w:hint="eastAsia"/>
          <w:sz w:val="24"/>
          <w:vertAlign w:val="superscript"/>
        </w:rPr>
        <w:t>1,2</w:t>
      </w:r>
    </w:p>
    <w:p w:rsidR="004A3023" w:rsidRDefault="00136010" w:rsidP="00FD2A2B">
      <w:pPr>
        <w:spacing w:line="360" w:lineRule="auto"/>
        <w:ind w:firstLineChars="100" w:firstLine="180"/>
        <w:jc w:val="center"/>
        <w:rPr>
          <w:rFonts w:hAnsi="宋体"/>
          <w:sz w:val="18"/>
          <w:szCs w:val="18"/>
        </w:rPr>
      </w:pPr>
      <w:r w:rsidRPr="00136010">
        <w:rPr>
          <w:rFonts w:hAnsi="宋体" w:hint="eastAsia"/>
          <w:sz w:val="18"/>
          <w:szCs w:val="18"/>
        </w:rPr>
        <w:t>(1.</w:t>
      </w:r>
      <w:r w:rsidRPr="00136010">
        <w:rPr>
          <w:rFonts w:hAnsi="宋体" w:hint="eastAsia"/>
          <w:sz w:val="18"/>
          <w:szCs w:val="18"/>
        </w:rPr>
        <w:tab/>
      </w:r>
      <w:r w:rsidRPr="00136010">
        <w:rPr>
          <w:rFonts w:hAnsi="宋体" w:hint="eastAsia"/>
          <w:sz w:val="18"/>
          <w:szCs w:val="18"/>
        </w:rPr>
        <w:t>核探测与核电子学国家重点实验室，中国科学技术大学，合肥</w:t>
      </w:r>
      <w:r w:rsidRPr="00136010">
        <w:rPr>
          <w:rFonts w:hAnsi="宋体" w:hint="eastAsia"/>
          <w:sz w:val="18"/>
          <w:szCs w:val="18"/>
        </w:rPr>
        <w:t xml:space="preserve"> 230026</w:t>
      </w:r>
      <w:r w:rsidRPr="00136010">
        <w:rPr>
          <w:rFonts w:hAnsi="宋体" w:hint="eastAsia"/>
          <w:sz w:val="18"/>
          <w:szCs w:val="18"/>
        </w:rPr>
        <w:t>；</w:t>
      </w:r>
      <w:r w:rsidRPr="00136010">
        <w:rPr>
          <w:rFonts w:hAnsi="宋体" w:hint="eastAsia"/>
          <w:sz w:val="18"/>
          <w:szCs w:val="18"/>
        </w:rPr>
        <w:t>2.</w:t>
      </w:r>
      <w:r w:rsidRPr="00136010">
        <w:rPr>
          <w:rFonts w:hAnsi="宋体" w:hint="eastAsia"/>
          <w:sz w:val="18"/>
          <w:szCs w:val="18"/>
        </w:rPr>
        <w:t>中国科学技术大学近代物理系，合肥</w:t>
      </w:r>
      <w:r w:rsidRPr="00136010">
        <w:rPr>
          <w:rFonts w:hAnsi="宋体" w:hint="eastAsia"/>
          <w:sz w:val="18"/>
          <w:szCs w:val="18"/>
        </w:rPr>
        <w:t xml:space="preserve"> 230026</w:t>
      </w:r>
      <w:r w:rsidRPr="00136010">
        <w:rPr>
          <w:rFonts w:hAnsi="宋体" w:hint="eastAsia"/>
          <w:sz w:val="18"/>
          <w:szCs w:val="18"/>
        </w:rPr>
        <w:t>；</w:t>
      </w:r>
      <w:r w:rsidRPr="00136010">
        <w:rPr>
          <w:rFonts w:hAnsi="宋体" w:hint="eastAsia"/>
          <w:sz w:val="18"/>
          <w:szCs w:val="18"/>
        </w:rPr>
        <w:t>)</w:t>
      </w:r>
    </w:p>
    <w:p w:rsidR="00136010" w:rsidRPr="00136010" w:rsidRDefault="00136010" w:rsidP="00FD2A2B">
      <w:pPr>
        <w:spacing w:line="360" w:lineRule="auto"/>
        <w:ind w:firstLineChars="100" w:firstLine="180"/>
        <w:jc w:val="center"/>
        <w:rPr>
          <w:rFonts w:ascii="Times New Roman" w:hAnsi="Times New Roman"/>
          <w:sz w:val="18"/>
          <w:szCs w:val="18"/>
        </w:rPr>
      </w:pPr>
    </w:p>
    <w:p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摘要：</w:t>
      </w:r>
      <w:r w:rsidR="00136010" w:rsidRPr="00136010">
        <w:rPr>
          <w:rFonts w:ascii="Times New Roman" w:hAnsi="Times New Roman" w:hint="eastAsia"/>
          <w:sz w:val="18"/>
          <w:szCs w:val="18"/>
        </w:rPr>
        <w:t>BGO</w:t>
      </w:r>
      <w:proofErr w:type="gramStart"/>
      <w:r w:rsidR="00136010" w:rsidRPr="00136010">
        <w:rPr>
          <w:rFonts w:ascii="Times New Roman" w:hAnsi="Times New Roman" w:hint="eastAsia"/>
          <w:sz w:val="18"/>
          <w:szCs w:val="18"/>
        </w:rPr>
        <w:t>量能器作为</w:t>
      </w:r>
      <w:proofErr w:type="gramEnd"/>
      <w:r w:rsidR="00136010" w:rsidRPr="00136010">
        <w:rPr>
          <w:rFonts w:ascii="Times New Roman" w:hAnsi="Times New Roman" w:hint="eastAsia"/>
          <w:sz w:val="18"/>
          <w:szCs w:val="18"/>
        </w:rPr>
        <w:t>暗物质粒</w:t>
      </w:r>
      <w:r w:rsidR="0092284D">
        <w:rPr>
          <w:rFonts w:ascii="Times New Roman" w:hAnsi="Times New Roman" w:hint="eastAsia"/>
          <w:sz w:val="18"/>
          <w:szCs w:val="18"/>
        </w:rPr>
        <w:t>子探测卫星的关键</w:t>
      </w:r>
      <w:r w:rsidR="003A7D39">
        <w:rPr>
          <w:rFonts w:ascii="Times New Roman" w:hAnsi="Times New Roman" w:hint="eastAsia"/>
          <w:sz w:val="18"/>
          <w:szCs w:val="18"/>
        </w:rPr>
        <w:t>分系统</w:t>
      </w:r>
      <w:r w:rsidR="0092284D">
        <w:rPr>
          <w:rFonts w:ascii="Times New Roman" w:hAnsi="Times New Roman" w:hint="eastAsia"/>
          <w:sz w:val="18"/>
          <w:szCs w:val="18"/>
        </w:rPr>
        <w:t>，在其实验室研制及工程化生产过程中均需</w:t>
      </w:r>
      <w:r w:rsidR="00136010" w:rsidRPr="00136010">
        <w:rPr>
          <w:rFonts w:ascii="Times New Roman" w:hAnsi="Times New Roman" w:hint="eastAsia"/>
          <w:sz w:val="18"/>
          <w:szCs w:val="18"/>
        </w:rPr>
        <w:t>进行大量测试，包括初样鉴定件、正样飞行件共计</w:t>
      </w:r>
      <w:r w:rsidR="00136010" w:rsidRPr="00136010">
        <w:rPr>
          <w:rFonts w:ascii="Times New Roman" w:hAnsi="Times New Roman" w:hint="eastAsia"/>
          <w:sz w:val="18"/>
          <w:szCs w:val="18"/>
        </w:rPr>
        <w:t>40</w:t>
      </w:r>
      <w:r w:rsidR="00136010" w:rsidRPr="00136010">
        <w:rPr>
          <w:rFonts w:ascii="Times New Roman" w:hAnsi="Times New Roman" w:hint="eastAsia"/>
          <w:sz w:val="18"/>
          <w:szCs w:val="18"/>
        </w:rPr>
        <w:t>块前端电子学板的性能测试，初、正样共计约</w:t>
      </w:r>
      <w:r w:rsidR="00136010" w:rsidRPr="00136010">
        <w:rPr>
          <w:rFonts w:ascii="Times New Roman" w:hAnsi="Times New Roman" w:hint="eastAsia"/>
          <w:sz w:val="18"/>
          <w:szCs w:val="18"/>
        </w:rPr>
        <w:t>1600</w:t>
      </w:r>
      <w:r w:rsidR="00136010" w:rsidRPr="00136010">
        <w:rPr>
          <w:rFonts w:ascii="Times New Roman" w:hAnsi="Times New Roman" w:hint="eastAsia"/>
          <w:sz w:val="18"/>
          <w:szCs w:val="18"/>
        </w:rPr>
        <w:t>个光电倍增管的</w:t>
      </w:r>
      <w:r w:rsidR="00136010" w:rsidRPr="00136010">
        <w:rPr>
          <w:rFonts w:ascii="Times New Roman" w:hAnsi="Times New Roman" w:hint="eastAsia"/>
          <w:sz w:val="18"/>
          <w:szCs w:val="18"/>
        </w:rPr>
        <w:t>LED</w:t>
      </w:r>
      <w:r w:rsidR="00136010" w:rsidRPr="00136010">
        <w:rPr>
          <w:rFonts w:ascii="Times New Roman" w:hAnsi="Times New Roman" w:hint="eastAsia"/>
          <w:sz w:val="18"/>
          <w:szCs w:val="18"/>
        </w:rPr>
        <w:t>光源刻度测试，以及初、正样单机</w:t>
      </w:r>
      <w:r w:rsidR="0092284D">
        <w:rPr>
          <w:rFonts w:ascii="Times New Roman" w:hAnsi="Times New Roman" w:hint="eastAsia"/>
          <w:sz w:val="18"/>
          <w:szCs w:val="18"/>
        </w:rPr>
        <w:t>各</w:t>
      </w:r>
      <w:r w:rsidR="00136010" w:rsidRPr="00136010">
        <w:rPr>
          <w:rFonts w:ascii="Times New Roman" w:hAnsi="Times New Roman" w:hint="eastAsia"/>
          <w:sz w:val="18"/>
          <w:szCs w:val="18"/>
        </w:rPr>
        <w:t>长达数月的多项地面环境模拟试验。针对以上测试和试验过程中的</w:t>
      </w:r>
      <w:r w:rsidR="0092284D">
        <w:rPr>
          <w:rFonts w:ascii="Times New Roman" w:hAnsi="Times New Roman" w:hint="eastAsia"/>
          <w:sz w:val="18"/>
          <w:szCs w:val="18"/>
        </w:rPr>
        <w:t>自动化</w:t>
      </w:r>
      <w:r w:rsidR="00136010" w:rsidRPr="00136010">
        <w:rPr>
          <w:rFonts w:ascii="Times New Roman" w:hAnsi="Times New Roman" w:hint="eastAsia"/>
          <w:sz w:val="18"/>
          <w:szCs w:val="18"/>
        </w:rPr>
        <w:t>数据采集和</w:t>
      </w:r>
      <w:r w:rsidR="0092284D">
        <w:rPr>
          <w:rFonts w:ascii="Times New Roman" w:hAnsi="Times New Roman" w:hint="eastAsia"/>
          <w:sz w:val="18"/>
          <w:szCs w:val="18"/>
        </w:rPr>
        <w:t>参数配置等</w:t>
      </w:r>
      <w:r w:rsidR="00136010" w:rsidRPr="00136010">
        <w:rPr>
          <w:rFonts w:ascii="Times New Roman" w:hAnsi="Times New Roman" w:hint="eastAsia"/>
          <w:sz w:val="18"/>
          <w:szCs w:val="18"/>
        </w:rPr>
        <w:t>需求，</w:t>
      </w:r>
      <w:r w:rsidR="0092284D">
        <w:rPr>
          <w:rFonts w:ascii="Times New Roman" w:hAnsi="Times New Roman" w:hint="eastAsia"/>
          <w:sz w:val="18"/>
          <w:szCs w:val="18"/>
        </w:rPr>
        <w:t>本论文</w:t>
      </w:r>
      <w:r w:rsidR="00136010" w:rsidRPr="00136010">
        <w:rPr>
          <w:rFonts w:ascii="Times New Roman" w:hAnsi="Times New Roman" w:hint="eastAsia"/>
          <w:sz w:val="18"/>
          <w:szCs w:val="18"/>
        </w:rPr>
        <w:t>设计并完成了一个基于</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开发平台和虚拟仪器技术的自动化测试软件，并投入实际</w:t>
      </w:r>
      <w:r w:rsidR="0092284D">
        <w:rPr>
          <w:rFonts w:ascii="Times New Roman" w:hAnsi="Times New Roman" w:hint="eastAsia"/>
          <w:sz w:val="18"/>
          <w:szCs w:val="18"/>
        </w:rPr>
        <w:t>应用</w:t>
      </w:r>
      <w:r w:rsidR="00136010" w:rsidRPr="00136010">
        <w:rPr>
          <w:rFonts w:ascii="Times New Roman" w:hAnsi="Times New Roman" w:hint="eastAsia"/>
          <w:sz w:val="18"/>
          <w:szCs w:val="18"/>
        </w:rPr>
        <w:t>，</w:t>
      </w:r>
      <w:r w:rsidR="00874F74">
        <w:rPr>
          <w:rFonts w:ascii="Times New Roman" w:hAnsi="Times New Roman" w:hint="eastAsia"/>
          <w:sz w:val="18"/>
          <w:szCs w:val="18"/>
        </w:rPr>
        <w:t>提高</w:t>
      </w:r>
      <w:r w:rsidR="0092284D">
        <w:rPr>
          <w:rFonts w:ascii="Times New Roman" w:hAnsi="Times New Roman" w:hint="eastAsia"/>
          <w:sz w:val="18"/>
          <w:szCs w:val="18"/>
        </w:rPr>
        <w:t>了测试效率</w:t>
      </w:r>
      <w:r w:rsidR="00874F74">
        <w:rPr>
          <w:rFonts w:ascii="Times New Roman" w:hAnsi="Times New Roman" w:hint="eastAsia"/>
          <w:sz w:val="18"/>
          <w:szCs w:val="18"/>
        </w:rPr>
        <w:t>，</w:t>
      </w:r>
      <w:r w:rsidR="007B0371">
        <w:rPr>
          <w:rFonts w:ascii="Times New Roman" w:hAnsi="Times New Roman" w:hint="eastAsia"/>
          <w:sz w:val="18"/>
          <w:szCs w:val="18"/>
        </w:rPr>
        <w:t>减轻了实验人员的工作强度，</w:t>
      </w:r>
      <w:r w:rsidR="00874F74">
        <w:rPr>
          <w:rFonts w:ascii="Times New Roman" w:hAnsi="Times New Roman" w:hint="eastAsia"/>
          <w:sz w:val="18"/>
          <w:szCs w:val="18"/>
        </w:rPr>
        <w:t>为</w:t>
      </w:r>
      <w:r w:rsidR="00136010" w:rsidRPr="00136010">
        <w:rPr>
          <w:rFonts w:ascii="Times New Roman" w:hAnsi="Times New Roman" w:hint="eastAsia"/>
          <w:sz w:val="18"/>
          <w:szCs w:val="18"/>
        </w:rPr>
        <w:t>暗物质粒子探测卫星</w:t>
      </w:r>
      <w:r w:rsidR="00136010" w:rsidRPr="00136010">
        <w:rPr>
          <w:rFonts w:ascii="Times New Roman" w:hAnsi="Times New Roman" w:hint="eastAsia"/>
          <w:sz w:val="18"/>
          <w:szCs w:val="18"/>
        </w:rPr>
        <w:t>BGO</w:t>
      </w:r>
      <w:proofErr w:type="gramStart"/>
      <w:r w:rsidR="00136010" w:rsidRPr="00136010">
        <w:rPr>
          <w:rFonts w:ascii="Times New Roman" w:hAnsi="Times New Roman" w:hint="eastAsia"/>
          <w:sz w:val="18"/>
          <w:szCs w:val="18"/>
        </w:rPr>
        <w:t>量能器</w:t>
      </w:r>
      <w:r w:rsidR="007B0371">
        <w:rPr>
          <w:rFonts w:ascii="Times New Roman" w:hAnsi="Times New Roman" w:hint="eastAsia"/>
          <w:sz w:val="18"/>
          <w:szCs w:val="18"/>
        </w:rPr>
        <w:t>的</w:t>
      </w:r>
      <w:proofErr w:type="gramEnd"/>
      <w:r w:rsidR="00136010" w:rsidRPr="00136010">
        <w:rPr>
          <w:rFonts w:ascii="Times New Roman" w:hAnsi="Times New Roman" w:hint="eastAsia"/>
          <w:sz w:val="18"/>
          <w:szCs w:val="18"/>
        </w:rPr>
        <w:t>研制和</w:t>
      </w:r>
      <w:r w:rsidR="007B0371">
        <w:rPr>
          <w:rFonts w:ascii="Times New Roman" w:hAnsi="Times New Roman" w:hint="eastAsia"/>
          <w:sz w:val="18"/>
          <w:szCs w:val="18"/>
        </w:rPr>
        <w:t>工程</w:t>
      </w:r>
      <w:r w:rsidR="00136010" w:rsidRPr="00136010">
        <w:rPr>
          <w:rFonts w:ascii="Times New Roman" w:hAnsi="Times New Roman" w:hint="eastAsia"/>
          <w:sz w:val="18"/>
          <w:szCs w:val="18"/>
        </w:rPr>
        <w:t>生产的顺利进行</w:t>
      </w:r>
      <w:r w:rsidR="007B0371">
        <w:rPr>
          <w:rFonts w:ascii="Times New Roman" w:hAnsi="Times New Roman" w:hint="eastAsia"/>
          <w:sz w:val="18"/>
          <w:szCs w:val="18"/>
        </w:rPr>
        <w:t>提供</w:t>
      </w:r>
      <w:r w:rsidR="00874F74">
        <w:rPr>
          <w:rFonts w:ascii="Times New Roman" w:hAnsi="Times New Roman" w:hint="eastAsia"/>
          <w:sz w:val="18"/>
          <w:szCs w:val="18"/>
        </w:rPr>
        <w:t>了保障</w:t>
      </w:r>
      <w:r w:rsidR="00136010" w:rsidRPr="00136010">
        <w:rPr>
          <w:rFonts w:ascii="Times New Roman" w:hAnsi="Times New Roman" w:hint="eastAsia"/>
          <w:sz w:val="18"/>
          <w:szCs w:val="18"/>
        </w:rPr>
        <w:t>。</w:t>
      </w:r>
    </w:p>
    <w:p w:rsidR="00136010" w:rsidRDefault="004A3023" w:rsidP="00FD2A2B">
      <w:pPr>
        <w:spacing w:line="360" w:lineRule="auto"/>
        <w:ind w:firstLineChars="196" w:firstLine="354"/>
        <w:jc w:val="left"/>
        <w:rPr>
          <w:rFonts w:ascii="Times New Roman" w:hAnsi="Times New Roman"/>
          <w:sz w:val="18"/>
          <w:szCs w:val="18"/>
        </w:rPr>
      </w:pPr>
      <w:r w:rsidRPr="00671FE4">
        <w:rPr>
          <w:rFonts w:ascii="Times New Roman" w:hAnsi="Times New Roman"/>
          <w:b/>
          <w:sz w:val="18"/>
          <w:szCs w:val="18"/>
        </w:rPr>
        <w:t>关键词：</w:t>
      </w:r>
      <w:r w:rsidR="003A7D39" w:rsidRPr="00136010">
        <w:rPr>
          <w:rFonts w:ascii="Times New Roman" w:hAnsi="Times New Roman" w:hint="eastAsia"/>
          <w:sz w:val="18"/>
          <w:szCs w:val="18"/>
        </w:rPr>
        <w:t>暗物质粒子探测卫星</w:t>
      </w:r>
      <w:r w:rsidR="003A7D39">
        <w:rPr>
          <w:rFonts w:ascii="Times New Roman" w:hAnsi="Times New Roman" w:hint="eastAsia"/>
          <w:sz w:val="18"/>
          <w:szCs w:val="18"/>
        </w:rPr>
        <w:t>；</w:t>
      </w:r>
      <w:r w:rsidR="003A7D39" w:rsidRPr="00136010">
        <w:rPr>
          <w:rFonts w:ascii="Times New Roman" w:hAnsi="Times New Roman" w:hint="eastAsia"/>
          <w:sz w:val="18"/>
          <w:szCs w:val="18"/>
        </w:rPr>
        <w:t>BGO</w:t>
      </w:r>
      <w:r w:rsidR="003A7D39" w:rsidRPr="00136010">
        <w:rPr>
          <w:rFonts w:ascii="Times New Roman" w:hAnsi="Times New Roman" w:hint="eastAsia"/>
          <w:sz w:val="18"/>
          <w:szCs w:val="18"/>
        </w:rPr>
        <w:t>量能器；</w:t>
      </w:r>
      <w:proofErr w:type="spellStart"/>
      <w:r w:rsidR="00136010" w:rsidRPr="00136010">
        <w:rPr>
          <w:rFonts w:ascii="Times New Roman" w:hAnsi="Times New Roman" w:hint="eastAsia"/>
          <w:sz w:val="18"/>
          <w:szCs w:val="18"/>
        </w:rPr>
        <w:t>LabWindows</w:t>
      </w:r>
      <w:proofErr w:type="spellEnd"/>
      <w:r w:rsidR="00136010" w:rsidRPr="00136010">
        <w:rPr>
          <w:rFonts w:ascii="Times New Roman" w:hAnsi="Times New Roman" w:hint="eastAsia"/>
          <w:sz w:val="18"/>
          <w:szCs w:val="18"/>
        </w:rPr>
        <w:t>/CVI</w:t>
      </w:r>
      <w:r w:rsidR="00136010" w:rsidRPr="00136010">
        <w:rPr>
          <w:rFonts w:ascii="Times New Roman" w:hAnsi="Times New Roman" w:hint="eastAsia"/>
          <w:sz w:val="18"/>
          <w:szCs w:val="18"/>
        </w:rPr>
        <w:t>；虚拟仪器；</w:t>
      </w:r>
    </w:p>
    <w:p w:rsidR="004A3023" w:rsidRPr="002E0E01" w:rsidRDefault="004A3023" w:rsidP="00FD2A2B">
      <w:pPr>
        <w:spacing w:line="360" w:lineRule="auto"/>
        <w:ind w:firstLineChars="196" w:firstLine="354"/>
        <w:jc w:val="left"/>
        <w:rPr>
          <w:b/>
          <w:color w:val="FF0000"/>
          <w:sz w:val="18"/>
          <w:szCs w:val="18"/>
        </w:rPr>
      </w:pPr>
      <w:r w:rsidRPr="00C311F3">
        <w:rPr>
          <w:b/>
          <w:sz w:val="18"/>
          <w:szCs w:val="18"/>
        </w:rPr>
        <w:t>中图分类号：</w:t>
      </w:r>
      <w:r w:rsidR="00136010" w:rsidRPr="00136010">
        <w:rPr>
          <w:sz w:val="18"/>
          <w:szCs w:val="18"/>
        </w:rPr>
        <w:t xml:space="preserve">TL8  </w:t>
      </w:r>
      <w:r w:rsidRPr="00C311F3">
        <w:rPr>
          <w:b/>
          <w:sz w:val="18"/>
          <w:szCs w:val="18"/>
        </w:rPr>
        <w:t>文献标志码：</w:t>
      </w:r>
      <w:r w:rsidRPr="00C311F3">
        <w:rPr>
          <w:sz w:val="18"/>
          <w:szCs w:val="18"/>
        </w:rPr>
        <w:t xml:space="preserve">A         </w:t>
      </w:r>
      <w:r w:rsidRPr="002E0E01">
        <w:rPr>
          <w:b/>
          <w:color w:val="FF0000"/>
          <w:sz w:val="18"/>
          <w:szCs w:val="18"/>
        </w:rPr>
        <w:t>文章编号：</w:t>
      </w:r>
    </w:p>
    <w:p w:rsidR="00A53875" w:rsidRPr="00671FE4" w:rsidRDefault="00A53875" w:rsidP="00FD2A2B">
      <w:pPr>
        <w:spacing w:line="360" w:lineRule="auto"/>
        <w:jc w:val="left"/>
        <w:rPr>
          <w:rFonts w:ascii="Times New Roman" w:hAnsi="Times New Roman"/>
        </w:rPr>
      </w:pPr>
    </w:p>
    <w:p w:rsidR="00A53875" w:rsidRPr="00671FE4" w:rsidRDefault="00A53875" w:rsidP="00FD2A2B">
      <w:pPr>
        <w:pStyle w:val="af2"/>
        <w:spacing w:line="360" w:lineRule="auto"/>
        <w:ind w:firstLineChars="200" w:firstLine="420"/>
        <w:sectPr w:rsidR="00A53875" w:rsidRPr="00671FE4" w:rsidSect="005B2EE3">
          <w:footerReference w:type="default" r:id="rId9"/>
          <w:footerReference w:type="first" r:id="rId10"/>
          <w:pgSz w:w="11906" w:h="16838"/>
          <w:pgMar w:top="1440" w:right="1134" w:bottom="1440" w:left="1134" w:header="850" w:footer="850" w:gutter="0"/>
          <w:cols w:space="425"/>
          <w:titlePg/>
          <w:docGrid w:type="lines" w:linePitch="312"/>
        </w:sectPr>
      </w:pPr>
    </w:p>
    <w:p w:rsidR="00337FD4" w:rsidRDefault="00136010" w:rsidP="00A956EF">
      <w:pPr>
        <w:spacing w:beforeLines="50" w:before="156" w:afterLines="50" w:after="156" w:line="360" w:lineRule="auto"/>
        <w:ind w:firstLine="420"/>
        <w:outlineLvl w:val="0"/>
        <w:rPr>
          <w:ins w:id="28" w:author="felab" w:date="2015-07-27T16:58:00Z"/>
          <w:rFonts w:ascii="Times New Roman" w:hAnsi="Times New Roman"/>
          <w:kern w:val="0"/>
          <w:szCs w:val="21"/>
        </w:rPr>
      </w:pPr>
      <w:r w:rsidRPr="00D073EF">
        <w:rPr>
          <w:rFonts w:ascii="Times New Roman" w:hAnsi="Times New Roman" w:hint="eastAsia"/>
          <w:kern w:val="0"/>
          <w:szCs w:val="21"/>
        </w:rPr>
        <w:lastRenderedPageBreak/>
        <w:t>暗物质粒子探测卫星（</w:t>
      </w:r>
      <w:r w:rsidRPr="00D073EF">
        <w:rPr>
          <w:rFonts w:ascii="Times New Roman" w:hAnsi="Times New Roman" w:hint="eastAsia"/>
          <w:kern w:val="0"/>
          <w:szCs w:val="21"/>
        </w:rPr>
        <w:t>DAMPE</w:t>
      </w:r>
      <w:r w:rsidRPr="00D073EF">
        <w:rPr>
          <w:rFonts w:ascii="Times New Roman" w:hAnsi="Times New Roman" w:hint="eastAsia"/>
          <w:kern w:val="0"/>
          <w:szCs w:val="21"/>
        </w:rPr>
        <w:t>）是中国科学院空间科学先导专项的首批卫星之一，其主要科学目标是通过观测高能电子和伽马射线来间接寻找暗物质粒子。作为</w:t>
      </w:r>
      <w:r w:rsidRPr="00D073EF">
        <w:rPr>
          <w:rFonts w:ascii="Times New Roman" w:hAnsi="Times New Roman" w:hint="eastAsia"/>
          <w:kern w:val="0"/>
          <w:szCs w:val="21"/>
        </w:rPr>
        <w:t>DAMPE</w:t>
      </w:r>
      <w:r w:rsidRPr="00D073EF">
        <w:rPr>
          <w:rFonts w:ascii="Times New Roman" w:hAnsi="Times New Roman" w:hint="eastAsia"/>
          <w:kern w:val="0"/>
          <w:szCs w:val="21"/>
        </w:rPr>
        <w:t>的关键</w:t>
      </w:r>
      <w:ins w:id="29" w:author="felab" w:date="2015-07-27T16:46:00Z">
        <w:r w:rsidR="00974111">
          <w:rPr>
            <w:rFonts w:ascii="Times New Roman" w:hAnsi="Times New Roman" w:hint="eastAsia"/>
            <w:kern w:val="0"/>
            <w:szCs w:val="21"/>
          </w:rPr>
          <w:t>分系统（子</w:t>
        </w:r>
      </w:ins>
      <w:r w:rsidRPr="00D073EF">
        <w:rPr>
          <w:rFonts w:ascii="Times New Roman" w:hAnsi="Times New Roman" w:hint="eastAsia"/>
          <w:kern w:val="0"/>
          <w:szCs w:val="21"/>
        </w:rPr>
        <w:t>探测器</w:t>
      </w:r>
      <w:ins w:id="30" w:author="felab" w:date="2015-07-27T16:46:00Z">
        <w:r w:rsidR="00974111">
          <w:rPr>
            <w:rFonts w:ascii="Times New Roman" w:hAnsi="Times New Roman" w:hint="eastAsia"/>
            <w:kern w:val="0"/>
            <w:szCs w:val="21"/>
          </w:rPr>
          <w:t>）</w:t>
        </w:r>
      </w:ins>
      <w:r w:rsidRPr="00D073EF">
        <w:rPr>
          <w:rFonts w:ascii="Times New Roman" w:hAnsi="Times New Roman" w:hint="eastAsia"/>
          <w:kern w:val="0"/>
          <w:szCs w:val="21"/>
        </w:rPr>
        <w:t>，</w:t>
      </w:r>
      <w:r w:rsidRPr="00D073EF">
        <w:rPr>
          <w:rFonts w:ascii="Times New Roman" w:hAnsi="Times New Roman" w:hint="eastAsia"/>
          <w:kern w:val="0"/>
          <w:szCs w:val="21"/>
        </w:rPr>
        <w:t>BGO</w:t>
      </w:r>
      <w:proofErr w:type="gramStart"/>
      <w:r w:rsidRPr="00D073EF">
        <w:rPr>
          <w:rFonts w:ascii="Times New Roman" w:hAnsi="Times New Roman" w:hint="eastAsia"/>
          <w:kern w:val="0"/>
          <w:szCs w:val="21"/>
        </w:rPr>
        <w:t>量能器</w:t>
      </w:r>
      <w:proofErr w:type="gramEnd"/>
      <w:del w:id="31" w:author="lenovo" w:date="2015-07-28T16:49:00Z">
        <w:r w:rsidRPr="00D073EF" w:rsidDel="00843EB3">
          <w:rPr>
            <w:rFonts w:ascii="Times New Roman" w:hAnsi="Times New Roman" w:hint="eastAsia"/>
            <w:kern w:val="0"/>
            <w:szCs w:val="21"/>
          </w:rPr>
          <w:delText>用来</w:delText>
        </w:r>
      </w:del>
      <w:ins w:id="32" w:author="felab" w:date="2015-07-27T16:46:00Z">
        <w:r w:rsidR="00974111">
          <w:rPr>
            <w:rFonts w:ascii="Times New Roman" w:hAnsi="Times New Roman" w:hint="eastAsia"/>
            <w:kern w:val="0"/>
            <w:szCs w:val="21"/>
          </w:rPr>
          <w:t>的主要功能是</w:t>
        </w:r>
      </w:ins>
      <w:r w:rsidRPr="00D073EF">
        <w:rPr>
          <w:rFonts w:ascii="Times New Roman" w:hAnsi="Times New Roman" w:hint="eastAsia"/>
          <w:kern w:val="0"/>
          <w:szCs w:val="21"/>
        </w:rPr>
        <w:t>测量入射粒子和射线的能量</w:t>
      </w:r>
      <w:ins w:id="33" w:author="felab" w:date="2015-07-27T16:47:00Z">
        <w:r w:rsidR="00974111">
          <w:rPr>
            <w:rFonts w:ascii="Times New Roman" w:hAnsi="Times New Roman" w:hint="eastAsia"/>
            <w:kern w:val="0"/>
            <w:szCs w:val="21"/>
          </w:rPr>
          <w:t>、实现高能强子本底的鉴别、以及为整个有效载荷提供触发信息</w:t>
        </w:r>
      </w:ins>
      <w:r w:rsidRPr="00D073EF">
        <w:rPr>
          <w:rFonts w:ascii="Times New Roman" w:hAnsi="Times New Roman" w:hint="eastAsia"/>
          <w:kern w:val="0"/>
          <w:szCs w:val="21"/>
        </w:rPr>
        <w:t>。</w:t>
      </w:r>
    </w:p>
    <w:p w:rsidR="00136010" w:rsidRPr="00337FD4" w:rsidRDefault="00974111" w:rsidP="00A956EF">
      <w:pPr>
        <w:spacing w:beforeLines="50" w:before="156" w:afterLines="50" w:after="156" w:line="360" w:lineRule="auto"/>
        <w:ind w:firstLine="420"/>
        <w:outlineLvl w:val="0"/>
        <w:rPr>
          <w:rFonts w:ascii="Times New Roman" w:hAnsi="Times New Roman"/>
          <w:kern w:val="0"/>
          <w:szCs w:val="21"/>
        </w:rPr>
      </w:pPr>
      <w:ins w:id="34" w:author="felab" w:date="2015-07-27T16:47:00Z">
        <w:r>
          <w:rPr>
            <w:rFonts w:ascii="Times New Roman" w:hAnsi="Times New Roman" w:hint="eastAsia"/>
            <w:kern w:val="0"/>
            <w:szCs w:val="21"/>
          </w:rPr>
          <w:t>自</w:t>
        </w:r>
        <w:r>
          <w:rPr>
            <w:rFonts w:ascii="Times New Roman" w:hAnsi="Times New Roman" w:hint="eastAsia"/>
            <w:kern w:val="0"/>
            <w:szCs w:val="21"/>
          </w:rPr>
          <w:t>2011</w:t>
        </w:r>
        <w:r>
          <w:rPr>
            <w:rFonts w:ascii="Times New Roman" w:hAnsi="Times New Roman" w:hint="eastAsia"/>
            <w:kern w:val="0"/>
            <w:szCs w:val="21"/>
          </w:rPr>
          <w:t>年底立项以来</w:t>
        </w:r>
      </w:ins>
      <w:ins w:id="35" w:author="felab" w:date="2015-07-27T16:48:00Z">
        <w:r>
          <w:rPr>
            <w:rFonts w:ascii="Times New Roman" w:hAnsi="Times New Roman" w:hint="eastAsia"/>
            <w:kern w:val="0"/>
            <w:szCs w:val="21"/>
          </w:rPr>
          <w:t>，</w:t>
        </w:r>
      </w:ins>
      <w:ins w:id="36" w:author="felab" w:date="2015-07-27T16:49:00Z">
        <w:r w:rsidRPr="00D073EF">
          <w:rPr>
            <w:rFonts w:ascii="Times New Roman" w:hAnsi="Times New Roman" w:hint="eastAsia"/>
            <w:kern w:val="0"/>
            <w:szCs w:val="21"/>
          </w:rPr>
          <w:t>暗物质粒子探测卫星</w:t>
        </w:r>
      </w:ins>
      <w:ins w:id="37" w:author="felab" w:date="2015-07-27T16:48:00Z">
        <w:r>
          <w:rPr>
            <w:rFonts w:ascii="Times New Roman" w:hAnsi="Times New Roman" w:hint="eastAsia"/>
            <w:kern w:val="0"/>
            <w:szCs w:val="21"/>
          </w:rPr>
          <w:t>工程</w:t>
        </w:r>
      </w:ins>
      <w:ins w:id="38" w:author="felab" w:date="2015-07-27T16:59:00Z">
        <w:r w:rsidR="00337FD4">
          <w:rPr>
            <w:rFonts w:ascii="Times New Roman" w:hAnsi="Times New Roman" w:hint="eastAsia"/>
            <w:kern w:val="0"/>
            <w:szCs w:val="21"/>
          </w:rPr>
          <w:t>在四年内</w:t>
        </w:r>
      </w:ins>
      <w:ins w:id="39" w:author="felab" w:date="2015-07-27T16:49:00Z">
        <w:r>
          <w:rPr>
            <w:rFonts w:ascii="Times New Roman" w:hAnsi="Times New Roman" w:hint="eastAsia"/>
            <w:kern w:val="0"/>
            <w:szCs w:val="21"/>
          </w:rPr>
          <w:t>先后</w:t>
        </w:r>
      </w:ins>
      <w:ins w:id="40" w:author="felab" w:date="2015-07-27T16:48:00Z">
        <w:r>
          <w:rPr>
            <w:rFonts w:ascii="Times New Roman" w:hAnsi="Times New Roman" w:hint="eastAsia"/>
            <w:kern w:val="0"/>
            <w:szCs w:val="21"/>
          </w:rPr>
          <w:t>经历了方案、初样、正样三个阶段</w:t>
        </w:r>
      </w:ins>
      <w:ins w:id="41" w:author="felab" w:date="2015-07-27T16:50:00Z">
        <w:r>
          <w:rPr>
            <w:rFonts w:ascii="Times New Roman" w:hAnsi="Times New Roman" w:hint="eastAsia"/>
            <w:kern w:val="0"/>
            <w:szCs w:val="21"/>
          </w:rPr>
          <w:t>。按照工程管理的要求，初样、正</w:t>
        </w:r>
        <w:proofErr w:type="gramStart"/>
        <w:r>
          <w:rPr>
            <w:rFonts w:ascii="Times New Roman" w:hAnsi="Times New Roman" w:hint="eastAsia"/>
            <w:kern w:val="0"/>
            <w:szCs w:val="21"/>
          </w:rPr>
          <w:t>样阶段</w:t>
        </w:r>
      </w:ins>
      <w:proofErr w:type="gramEnd"/>
      <w:ins w:id="42" w:author="felab" w:date="2015-07-27T16:56:00Z">
        <w:r w:rsidR="00337FD4">
          <w:rPr>
            <w:rFonts w:ascii="Times New Roman" w:hAnsi="Times New Roman" w:hint="eastAsia"/>
            <w:kern w:val="0"/>
            <w:szCs w:val="21"/>
          </w:rPr>
          <w:t>分别要</w:t>
        </w:r>
      </w:ins>
      <w:ins w:id="43" w:author="felab" w:date="2015-07-27T16:50:00Z">
        <w:r>
          <w:rPr>
            <w:rFonts w:ascii="Times New Roman" w:hAnsi="Times New Roman" w:hint="eastAsia"/>
            <w:kern w:val="0"/>
            <w:szCs w:val="21"/>
          </w:rPr>
          <w:lastRenderedPageBreak/>
          <w:t>完成</w:t>
        </w:r>
      </w:ins>
      <w:ins w:id="44" w:author="felab" w:date="2015-07-27T16:56:00Z">
        <w:r>
          <w:rPr>
            <w:rFonts w:ascii="Times New Roman" w:hAnsi="Times New Roman" w:hint="eastAsia"/>
            <w:kern w:val="0"/>
            <w:szCs w:val="21"/>
          </w:rPr>
          <w:t>一套</w:t>
        </w:r>
        <w:r>
          <w:rPr>
            <w:rFonts w:ascii="Times New Roman" w:hAnsi="Times New Roman" w:hint="eastAsia"/>
            <w:kern w:val="0"/>
            <w:szCs w:val="21"/>
          </w:rPr>
          <w:t>BGO</w:t>
        </w:r>
        <w:proofErr w:type="gramStart"/>
        <w:r>
          <w:rPr>
            <w:rFonts w:ascii="Times New Roman" w:hAnsi="Times New Roman" w:hint="eastAsia"/>
            <w:kern w:val="0"/>
            <w:szCs w:val="21"/>
          </w:rPr>
          <w:t>量能器</w:t>
        </w:r>
      </w:ins>
      <w:ins w:id="45" w:author="felab" w:date="2015-07-27T16:57:00Z">
        <w:r w:rsidR="00337FD4">
          <w:rPr>
            <w:rFonts w:ascii="Times New Roman" w:hAnsi="Times New Roman" w:hint="eastAsia"/>
            <w:kern w:val="0"/>
            <w:szCs w:val="21"/>
          </w:rPr>
          <w:t>初样</w:t>
        </w:r>
      </w:ins>
      <w:proofErr w:type="gramEnd"/>
      <w:ins w:id="46" w:author="felab" w:date="2015-07-27T16:56:00Z">
        <w:r w:rsidR="00337FD4">
          <w:rPr>
            <w:rFonts w:ascii="Times New Roman" w:hAnsi="Times New Roman" w:hint="eastAsia"/>
            <w:kern w:val="0"/>
            <w:szCs w:val="21"/>
          </w:rPr>
          <w:t>鉴定件、正样</w:t>
        </w:r>
      </w:ins>
      <w:ins w:id="47" w:author="felab" w:date="2015-07-27T16:57:00Z">
        <w:r w:rsidR="00337FD4">
          <w:rPr>
            <w:rFonts w:ascii="Times New Roman" w:hAnsi="Times New Roman" w:hint="eastAsia"/>
            <w:kern w:val="0"/>
            <w:szCs w:val="21"/>
          </w:rPr>
          <w:t>飞行</w:t>
        </w:r>
      </w:ins>
      <w:ins w:id="48" w:author="felab" w:date="2015-07-27T16:56:00Z">
        <w:r w:rsidR="00337FD4">
          <w:rPr>
            <w:rFonts w:ascii="Times New Roman" w:hAnsi="Times New Roman" w:hint="eastAsia"/>
            <w:kern w:val="0"/>
            <w:szCs w:val="21"/>
          </w:rPr>
          <w:t>件</w:t>
        </w:r>
      </w:ins>
      <w:ins w:id="49" w:author="felab" w:date="2015-07-27T16:57:00Z">
        <w:r w:rsidR="00337FD4">
          <w:rPr>
            <w:rFonts w:ascii="Times New Roman" w:hAnsi="Times New Roman" w:hint="eastAsia"/>
            <w:kern w:val="0"/>
            <w:szCs w:val="21"/>
          </w:rPr>
          <w:t>单机</w:t>
        </w:r>
      </w:ins>
      <w:ins w:id="50" w:author="felab" w:date="2015-07-27T16:56:00Z">
        <w:r>
          <w:rPr>
            <w:rFonts w:ascii="Times New Roman" w:hAnsi="Times New Roman" w:hint="eastAsia"/>
            <w:kern w:val="0"/>
            <w:szCs w:val="21"/>
          </w:rPr>
          <w:t>的研制生产</w:t>
        </w:r>
      </w:ins>
      <w:ins w:id="51" w:author="felab" w:date="2015-07-27T16:50:00Z">
        <w:r>
          <w:rPr>
            <w:rFonts w:ascii="Times New Roman" w:hAnsi="Times New Roman" w:hint="eastAsia"/>
            <w:kern w:val="0"/>
            <w:szCs w:val="21"/>
          </w:rPr>
          <w:t>。</w:t>
        </w:r>
      </w:ins>
      <w:r w:rsidR="00136010" w:rsidRPr="00D073EF">
        <w:rPr>
          <w:rFonts w:ascii="Times New Roman" w:hAnsi="Times New Roman" w:hint="eastAsia"/>
          <w:kern w:val="0"/>
          <w:szCs w:val="21"/>
        </w:rPr>
        <w:t>在</w:t>
      </w:r>
      <w:ins w:id="52" w:author="felab" w:date="2015-07-27T16:57:00Z">
        <w:r w:rsidR="00337FD4">
          <w:rPr>
            <w:rFonts w:ascii="Times New Roman" w:hAnsi="Times New Roman" w:hint="eastAsia"/>
            <w:kern w:val="0"/>
            <w:szCs w:val="21"/>
          </w:rPr>
          <w:t>BGO</w:t>
        </w:r>
        <w:proofErr w:type="gramStart"/>
        <w:r w:rsidR="00337FD4">
          <w:rPr>
            <w:rFonts w:ascii="Times New Roman" w:hAnsi="Times New Roman" w:hint="eastAsia"/>
            <w:kern w:val="0"/>
            <w:szCs w:val="21"/>
          </w:rPr>
          <w:t>量能器的</w:t>
        </w:r>
      </w:ins>
      <w:proofErr w:type="gramEnd"/>
      <w:del w:id="53" w:author="felab" w:date="2015-07-27T16:57:00Z">
        <w:r w:rsidR="00136010" w:rsidRPr="00D073EF" w:rsidDel="00337FD4">
          <w:rPr>
            <w:rFonts w:ascii="Times New Roman" w:hAnsi="Times New Roman" w:hint="eastAsia"/>
            <w:kern w:val="0"/>
            <w:szCs w:val="21"/>
          </w:rPr>
          <w:delText>其</w:delText>
        </w:r>
      </w:del>
      <w:r w:rsidR="00136010" w:rsidRPr="00D073EF">
        <w:rPr>
          <w:rFonts w:ascii="Times New Roman" w:hAnsi="Times New Roman" w:hint="eastAsia"/>
          <w:kern w:val="0"/>
          <w:szCs w:val="21"/>
        </w:rPr>
        <w:t>实验室研制及工程化生产</w:t>
      </w:r>
      <w:ins w:id="54" w:author="felab" w:date="2015-07-27T17:06:00Z">
        <w:r w:rsidR="00AE73FF">
          <w:rPr>
            <w:rFonts w:ascii="Times New Roman" w:hAnsi="Times New Roman" w:hint="eastAsia"/>
            <w:kern w:val="0"/>
            <w:szCs w:val="21"/>
          </w:rPr>
          <w:t>、</w:t>
        </w:r>
        <w:r w:rsidR="00337FD4">
          <w:rPr>
            <w:rFonts w:ascii="Times New Roman" w:hAnsi="Times New Roman" w:hint="eastAsia"/>
            <w:kern w:val="0"/>
            <w:szCs w:val="21"/>
          </w:rPr>
          <w:t>试验</w:t>
        </w:r>
      </w:ins>
      <w:del w:id="55" w:author="felab" w:date="2015-07-27T17:05:00Z">
        <w:r w:rsidR="00136010" w:rsidRPr="00D073EF" w:rsidDel="00337FD4">
          <w:rPr>
            <w:rFonts w:ascii="Times New Roman" w:hAnsi="Times New Roman" w:hint="eastAsia"/>
            <w:kern w:val="0"/>
            <w:szCs w:val="21"/>
          </w:rPr>
          <w:delText>过程中</w:delText>
        </w:r>
      </w:del>
      <w:ins w:id="56" w:author="felab" w:date="2015-07-27T17:05:00Z">
        <w:r w:rsidR="00337FD4">
          <w:rPr>
            <w:rFonts w:ascii="Times New Roman" w:hAnsi="Times New Roman" w:hint="eastAsia"/>
            <w:kern w:val="0"/>
            <w:szCs w:val="21"/>
          </w:rPr>
          <w:t>的</w:t>
        </w:r>
      </w:ins>
      <w:ins w:id="57" w:author="felab" w:date="2015-07-27T17:06:00Z">
        <w:r w:rsidR="00337FD4">
          <w:rPr>
            <w:rFonts w:ascii="Times New Roman" w:hAnsi="Times New Roman" w:hint="eastAsia"/>
            <w:kern w:val="0"/>
            <w:szCs w:val="21"/>
          </w:rPr>
          <w:t>各个环节</w:t>
        </w:r>
      </w:ins>
      <w:ins w:id="58" w:author="felab" w:date="2015-07-27T16:57:00Z">
        <w:r w:rsidR="00337FD4">
          <w:rPr>
            <w:rFonts w:ascii="Times New Roman" w:hAnsi="Times New Roman" w:hint="eastAsia"/>
            <w:kern w:val="0"/>
            <w:szCs w:val="21"/>
          </w:rPr>
          <w:t>，</w:t>
        </w:r>
      </w:ins>
      <w:r w:rsidR="00136010" w:rsidRPr="00D073EF">
        <w:rPr>
          <w:rFonts w:ascii="Times New Roman" w:hAnsi="Times New Roman" w:hint="eastAsia"/>
          <w:kern w:val="0"/>
          <w:szCs w:val="21"/>
        </w:rPr>
        <w:t>均需要进行大量测试，包括初样鉴定件、正样飞行件共计</w:t>
      </w:r>
      <w:r w:rsidR="00136010" w:rsidRPr="00D073EF">
        <w:rPr>
          <w:rFonts w:ascii="Times New Roman" w:hAnsi="Times New Roman" w:hint="eastAsia"/>
          <w:kern w:val="0"/>
          <w:szCs w:val="21"/>
        </w:rPr>
        <w:t>40</w:t>
      </w:r>
      <w:r w:rsidR="00136010" w:rsidRPr="00D073EF">
        <w:rPr>
          <w:rFonts w:ascii="Times New Roman" w:hAnsi="Times New Roman" w:hint="eastAsia"/>
          <w:kern w:val="0"/>
          <w:szCs w:val="21"/>
        </w:rPr>
        <w:t>块前端电子学板</w:t>
      </w:r>
      <w:r w:rsidR="00B3065D">
        <w:rPr>
          <w:rFonts w:ascii="Times New Roman" w:hAnsi="Times New Roman" w:hint="eastAsia"/>
          <w:kern w:val="0"/>
          <w:szCs w:val="21"/>
        </w:rPr>
        <w:t>（</w:t>
      </w:r>
      <w:r w:rsidR="00B3065D">
        <w:rPr>
          <w:rFonts w:ascii="Times New Roman" w:hAnsi="Times New Roman" w:hint="eastAsia"/>
          <w:kern w:val="0"/>
          <w:szCs w:val="21"/>
        </w:rPr>
        <w:t>FEE</w:t>
      </w:r>
      <w:r w:rsidR="00B3065D">
        <w:rPr>
          <w:rFonts w:ascii="Times New Roman" w:hAnsi="Times New Roman" w:hint="eastAsia"/>
          <w:kern w:val="0"/>
          <w:szCs w:val="21"/>
        </w:rPr>
        <w:t>）</w:t>
      </w:r>
      <w:r w:rsidR="00136010" w:rsidRPr="00D073EF">
        <w:rPr>
          <w:rFonts w:ascii="Times New Roman" w:hAnsi="Times New Roman" w:hint="eastAsia"/>
          <w:kern w:val="0"/>
          <w:szCs w:val="21"/>
        </w:rPr>
        <w:t>的性能测试，初、正样共计约</w:t>
      </w:r>
      <w:r w:rsidR="00136010" w:rsidRPr="00D073EF">
        <w:rPr>
          <w:rFonts w:ascii="Times New Roman" w:hAnsi="Times New Roman" w:hint="eastAsia"/>
          <w:kern w:val="0"/>
          <w:szCs w:val="21"/>
        </w:rPr>
        <w:t>1600</w:t>
      </w:r>
      <w:r w:rsidR="00136010" w:rsidRPr="00D073EF">
        <w:rPr>
          <w:rFonts w:ascii="Times New Roman" w:hAnsi="Times New Roman" w:hint="eastAsia"/>
          <w:kern w:val="0"/>
          <w:szCs w:val="21"/>
        </w:rPr>
        <w:t>个光电倍增管</w:t>
      </w:r>
      <w:r w:rsidR="0033275A">
        <w:rPr>
          <w:rFonts w:ascii="Times New Roman" w:hAnsi="Times New Roman" w:hint="eastAsia"/>
          <w:kern w:val="0"/>
          <w:szCs w:val="21"/>
        </w:rPr>
        <w:t>（</w:t>
      </w:r>
      <w:r w:rsidR="0033275A">
        <w:rPr>
          <w:rFonts w:ascii="Times New Roman" w:hAnsi="Times New Roman" w:hint="eastAsia"/>
          <w:kern w:val="0"/>
          <w:szCs w:val="21"/>
        </w:rPr>
        <w:t>PMT</w:t>
      </w:r>
      <w:r w:rsidR="0033275A">
        <w:rPr>
          <w:rFonts w:ascii="Times New Roman" w:hAnsi="Times New Roman" w:hint="eastAsia"/>
          <w:kern w:val="0"/>
          <w:szCs w:val="21"/>
        </w:rPr>
        <w:t>）</w:t>
      </w:r>
      <w:r w:rsidR="00136010" w:rsidRPr="00D073EF">
        <w:rPr>
          <w:rFonts w:ascii="Times New Roman" w:hAnsi="Times New Roman" w:hint="eastAsia"/>
          <w:kern w:val="0"/>
          <w:szCs w:val="21"/>
        </w:rPr>
        <w:t>的</w:t>
      </w:r>
      <w:r w:rsidR="00136010" w:rsidRPr="00D073EF">
        <w:rPr>
          <w:rFonts w:ascii="Times New Roman" w:hAnsi="Times New Roman" w:hint="eastAsia"/>
          <w:kern w:val="0"/>
          <w:szCs w:val="21"/>
        </w:rPr>
        <w:t>LED</w:t>
      </w:r>
      <w:r w:rsidR="00136010" w:rsidRPr="00D073EF">
        <w:rPr>
          <w:rFonts w:ascii="Times New Roman" w:hAnsi="Times New Roman" w:hint="eastAsia"/>
          <w:kern w:val="0"/>
          <w:szCs w:val="21"/>
        </w:rPr>
        <w:t>光源刻度测试，以及初、正样单机长达数月的多项地面环境模拟试验。这些</w:t>
      </w:r>
      <w:ins w:id="59" w:author="felab" w:date="2015-07-27T17:03:00Z">
        <w:r w:rsidR="00337FD4">
          <w:rPr>
            <w:rFonts w:ascii="Times New Roman" w:hAnsi="Times New Roman" w:hint="eastAsia"/>
            <w:kern w:val="0"/>
            <w:szCs w:val="21"/>
          </w:rPr>
          <w:t>测试</w:t>
        </w:r>
      </w:ins>
      <w:r w:rsidR="00136010" w:rsidRPr="00D073EF">
        <w:rPr>
          <w:rFonts w:ascii="Times New Roman" w:hAnsi="Times New Roman" w:hint="eastAsia"/>
          <w:kern w:val="0"/>
          <w:szCs w:val="21"/>
        </w:rPr>
        <w:t>工作</w:t>
      </w:r>
      <w:ins w:id="60" w:author="felab" w:date="2015-07-27T17:01:00Z">
        <w:r w:rsidR="00337FD4">
          <w:rPr>
            <w:rFonts w:ascii="Times New Roman" w:hAnsi="Times New Roman" w:hint="eastAsia"/>
            <w:kern w:val="0"/>
            <w:szCs w:val="21"/>
          </w:rPr>
          <w:t>主要涉及</w:t>
        </w:r>
      </w:ins>
      <w:ins w:id="61" w:author="felab" w:date="2015-07-27T17:02:00Z">
        <w:r w:rsidR="00337FD4">
          <w:rPr>
            <w:rFonts w:ascii="Times New Roman" w:hAnsi="Times New Roman" w:hint="eastAsia"/>
            <w:kern w:val="0"/>
            <w:szCs w:val="21"/>
          </w:rPr>
          <w:t>对</w:t>
        </w:r>
      </w:ins>
      <w:ins w:id="62" w:author="felab" w:date="2015-07-27T17:01:00Z">
        <w:r w:rsidR="00337FD4">
          <w:rPr>
            <w:rFonts w:ascii="Times New Roman" w:hAnsi="Times New Roman" w:hint="eastAsia"/>
            <w:kern w:val="0"/>
            <w:szCs w:val="21"/>
          </w:rPr>
          <w:t>信号</w:t>
        </w:r>
      </w:ins>
      <w:ins w:id="63" w:author="felab" w:date="2015-07-27T17:02:00Z">
        <w:r w:rsidR="00337FD4">
          <w:rPr>
            <w:rFonts w:ascii="Times New Roman" w:hAnsi="Times New Roman" w:hint="eastAsia"/>
            <w:kern w:val="0"/>
            <w:szCs w:val="21"/>
          </w:rPr>
          <w:t>发生器</w:t>
        </w:r>
      </w:ins>
      <w:ins w:id="64" w:author="felab" w:date="2015-07-27T17:03:00Z">
        <w:r w:rsidR="00337FD4">
          <w:rPr>
            <w:rFonts w:ascii="Times New Roman" w:hAnsi="Times New Roman" w:hint="eastAsia"/>
            <w:kern w:val="0"/>
            <w:szCs w:val="21"/>
          </w:rPr>
          <w:t>等仪器</w:t>
        </w:r>
      </w:ins>
      <w:ins w:id="65" w:author="felab" w:date="2015-07-27T17:02:00Z">
        <w:r w:rsidR="00337FD4">
          <w:rPr>
            <w:rFonts w:ascii="Times New Roman" w:hAnsi="Times New Roman" w:hint="eastAsia"/>
            <w:kern w:val="0"/>
            <w:szCs w:val="21"/>
          </w:rPr>
          <w:t>的频繁</w:t>
        </w:r>
      </w:ins>
      <w:ins w:id="66" w:author="felab" w:date="2015-07-27T17:03:00Z">
        <w:r w:rsidR="00337FD4">
          <w:rPr>
            <w:rFonts w:ascii="Times New Roman" w:hAnsi="Times New Roman" w:hint="eastAsia"/>
            <w:kern w:val="0"/>
            <w:szCs w:val="21"/>
          </w:rPr>
          <w:t>操作和参数</w:t>
        </w:r>
      </w:ins>
      <w:ins w:id="67" w:author="felab" w:date="2015-07-27T17:02:00Z">
        <w:r w:rsidR="00337FD4">
          <w:rPr>
            <w:rFonts w:ascii="Times New Roman" w:hAnsi="Times New Roman" w:hint="eastAsia"/>
            <w:kern w:val="0"/>
            <w:szCs w:val="21"/>
          </w:rPr>
          <w:t>配置</w:t>
        </w:r>
      </w:ins>
      <w:ins w:id="68" w:author="felab" w:date="2015-07-27T17:01:00Z">
        <w:r w:rsidR="00337FD4">
          <w:rPr>
            <w:rFonts w:ascii="Times New Roman" w:hAnsi="Times New Roman" w:hint="eastAsia"/>
            <w:kern w:val="0"/>
            <w:szCs w:val="21"/>
          </w:rPr>
          <w:t>、</w:t>
        </w:r>
      </w:ins>
      <w:ins w:id="69" w:author="felab" w:date="2015-07-27T17:02:00Z">
        <w:r w:rsidR="00337FD4">
          <w:rPr>
            <w:rFonts w:ascii="Times New Roman" w:hAnsi="Times New Roman" w:hint="eastAsia"/>
            <w:kern w:val="0"/>
            <w:szCs w:val="21"/>
          </w:rPr>
          <w:t>周期性</w:t>
        </w:r>
      </w:ins>
      <w:ins w:id="70" w:author="felab" w:date="2015-07-27T17:04:00Z">
        <w:r w:rsidR="00337FD4">
          <w:rPr>
            <w:rFonts w:ascii="Times New Roman" w:hAnsi="Times New Roman" w:hint="eastAsia"/>
            <w:kern w:val="0"/>
            <w:szCs w:val="21"/>
          </w:rPr>
          <w:t>的指令发送及</w:t>
        </w:r>
      </w:ins>
      <w:ins w:id="71" w:author="felab" w:date="2015-07-27T17:02:00Z">
        <w:r w:rsidR="00337FD4">
          <w:rPr>
            <w:rFonts w:ascii="Times New Roman" w:hAnsi="Times New Roman" w:hint="eastAsia"/>
            <w:kern w:val="0"/>
            <w:szCs w:val="21"/>
          </w:rPr>
          <w:t>获取单机状态参数</w:t>
        </w:r>
      </w:ins>
      <w:ins w:id="72" w:author="felab" w:date="2015-07-27T17:04:00Z">
        <w:r w:rsidR="00337FD4">
          <w:rPr>
            <w:rFonts w:ascii="Times New Roman" w:hAnsi="Times New Roman" w:hint="eastAsia"/>
            <w:kern w:val="0"/>
            <w:szCs w:val="21"/>
          </w:rPr>
          <w:t>，</w:t>
        </w:r>
      </w:ins>
      <w:ins w:id="73" w:author="felab" w:date="2015-07-27T17:02:00Z">
        <w:r w:rsidR="00337FD4">
          <w:rPr>
            <w:rFonts w:ascii="Times New Roman" w:hAnsi="Times New Roman" w:hint="eastAsia"/>
            <w:kern w:val="0"/>
            <w:szCs w:val="21"/>
          </w:rPr>
          <w:t>以及</w:t>
        </w:r>
      </w:ins>
      <w:ins w:id="74" w:author="felab" w:date="2015-07-27T17:04:00Z">
        <w:r w:rsidR="00337FD4">
          <w:rPr>
            <w:rFonts w:ascii="Times New Roman" w:hAnsi="Times New Roman" w:hint="eastAsia"/>
            <w:kern w:val="0"/>
            <w:szCs w:val="21"/>
          </w:rPr>
          <w:t>实时地收集</w:t>
        </w:r>
      </w:ins>
      <w:ins w:id="75" w:author="felab" w:date="2015-07-27T17:02:00Z">
        <w:r w:rsidR="00337FD4">
          <w:rPr>
            <w:rFonts w:ascii="Times New Roman" w:hAnsi="Times New Roman" w:hint="eastAsia"/>
            <w:kern w:val="0"/>
            <w:szCs w:val="21"/>
          </w:rPr>
          <w:t>测试数据</w:t>
        </w:r>
      </w:ins>
      <w:ins w:id="76" w:author="felab" w:date="2015-07-27T17:04:00Z">
        <w:r w:rsidR="00337FD4">
          <w:rPr>
            <w:rFonts w:ascii="Times New Roman" w:hAnsi="Times New Roman" w:hint="eastAsia"/>
            <w:kern w:val="0"/>
            <w:szCs w:val="21"/>
          </w:rPr>
          <w:t>并保存文件</w:t>
        </w:r>
      </w:ins>
      <w:ins w:id="77" w:author="felab" w:date="2015-07-27T17:03:00Z">
        <w:r w:rsidR="00337FD4">
          <w:rPr>
            <w:rFonts w:ascii="Times New Roman" w:hAnsi="Times New Roman" w:hint="eastAsia"/>
            <w:kern w:val="0"/>
            <w:szCs w:val="21"/>
          </w:rPr>
          <w:t>等</w:t>
        </w:r>
      </w:ins>
      <w:ins w:id="78" w:author="felab" w:date="2015-07-27T17:02:00Z">
        <w:r w:rsidR="00337FD4">
          <w:rPr>
            <w:rFonts w:ascii="Times New Roman" w:hAnsi="Times New Roman" w:hint="eastAsia"/>
            <w:kern w:val="0"/>
            <w:szCs w:val="21"/>
          </w:rPr>
          <w:t>，</w:t>
        </w:r>
      </w:ins>
      <w:ins w:id="79" w:author="felab" w:date="2015-07-27T17:05:00Z">
        <w:r w:rsidR="00337FD4">
          <w:rPr>
            <w:rFonts w:ascii="Times New Roman" w:hAnsi="Times New Roman" w:hint="eastAsia"/>
            <w:kern w:val="0"/>
            <w:szCs w:val="21"/>
          </w:rPr>
          <w:t>由于项目周期很长、测试工作量大，</w:t>
        </w:r>
      </w:ins>
      <w:r w:rsidR="00136010" w:rsidRPr="00D073EF">
        <w:rPr>
          <w:rFonts w:ascii="Times New Roman" w:hAnsi="Times New Roman" w:hint="eastAsia"/>
          <w:kern w:val="0"/>
          <w:szCs w:val="21"/>
        </w:rPr>
        <w:t>如</w:t>
      </w:r>
      <w:del w:id="80" w:author="felab" w:date="2015-07-27T17:06:00Z">
        <w:r w:rsidR="00136010" w:rsidRPr="00D073EF" w:rsidDel="00AE73FF">
          <w:rPr>
            <w:rFonts w:ascii="Times New Roman" w:hAnsi="Times New Roman" w:hint="eastAsia"/>
            <w:kern w:val="0"/>
            <w:szCs w:val="21"/>
          </w:rPr>
          <w:delText>果</w:delText>
        </w:r>
      </w:del>
      <w:ins w:id="81" w:author="felab" w:date="2015-07-27T16:58:00Z">
        <w:r w:rsidR="00337FD4">
          <w:rPr>
            <w:rFonts w:ascii="Times New Roman" w:hAnsi="Times New Roman" w:hint="eastAsia"/>
            <w:kern w:val="0"/>
            <w:szCs w:val="21"/>
          </w:rPr>
          <w:t>全部依赖</w:t>
        </w:r>
      </w:ins>
      <w:del w:id="82" w:author="felab" w:date="2015-07-27T16:58:00Z">
        <w:r w:rsidR="00136010" w:rsidRPr="00D073EF" w:rsidDel="00337FD4">
          <w:rPr>
            <w:rFonts w:ascii="Times New Roman" w:hAnsi="Times New Roman" w:hint="eastAsia"/>
            <w:kern w:val="0"/>
            <w:szCs w:val="21"/>
          </w:rPr>
          <w:delText>由</w:delText>
        </w:r>
      </w:del>
      <w:r w:rsidR="00136010" w:rsidRPr="00D073EF">
        <w:rPr>
          <w:rFonts w:ascii="Times New Roman" w:hAnsi="Times New Roman" w:hint="eastAsia"/>
          <w:kern w:val="0"/>
          <w:szCs w:val="21"/>
        </w:rPr>
        <w:t>手</w:t>
      </w:r>
      <w:r w:rsidR="00136010" w:rsidRPr="00D073EF">
        <w:rPr>
          <w:rFonts w:ascii="Times New Roman" w:hAnsi="Times New Roman" w:hint="eastAsia"/>
          <w:kern w:val="0"/>
          <w:szCs w:val="21"/>
        </w:rPr>
        <w:lastRenderedPageBreak/>
        <w:t>工完成</w:t>
      </w:r>
      <w:ins w:id="83" w:author="felab" w:date="2015-07-27T16:58:00Z">
        <w:r w:rsidR="00337FD4">
          <w:rPr>
            <w:rFonts w:ascii="Times New Roman" w:hAnsi="Times New Roman" w:hint="eastAsia"/>
            <w:kern w:val="0"/>
            <w:szCs w:val="21"/>
          </w:rPr>
          <w:t>，</w:t>
        </w:r>
      </w:ins>
      <w:ins w:id="84" w:author="felab" w:date="2015-07-27T16:59:00Z">
        <w:r w:rsidR="00337FD4">
          <w:rPr>
            <w:rFonts w:ascii="Times New Roman" w:hAnsi="Times New Roman" w:hint="eastAsia"/>
            <w:kern w:val="0"/>
            <w:szCs w:val="21"/>
          </w:rPr>
          <w:t>不仅</w:t>
        </w:r>
      </w:ins>
      <w:del w:id="85" w:author="felab" w:date="2015-07-27T16:59:00Z">
        <w:r w:rsidR="00136010" w:rsidRPr="00D073EF" w:rsidDel="00337FD4">
          <w:rPr>
            <w:rFonts w:ascii="Times New Roman" w:hAnsi="Times New Roman" w:hint="eastAsia"/>
            <w:kern w:val="0"/>
            <w:szCs w:val="21"/>
          </w:rPr>
          <w:delText>将</w:delText>
        </w:r>
      </w:del>
      <w:r w:rsidR="00136010" w:rsidRPr="00D073EF">
        <w:rPr>
          <w:rFonts w:ascii="Times New Roman" w:hAnsi="Times New Roman" w:hint="eastAsia"/>
          <w:kern w:val="0"/>
          <w:szCs w:val="21"/>
        </w:rPr>
        <w:t>耗费巨大人力</w:t>
      </w:r>
      <w:ins w:id="86" w:author="felab" w:date="2015-07-27T16:59:00Z">
        <w:r w:rsidR="00337FD4">
          <w:rPr>
            <w:rFonts w:ascii="Times New Roman" w:hAnsi="Times New Roman" w:hint="eastAsia"/>
            <w:kern w:val="0"/>
            <w:szCs w:val="21"/>
          </w:rPr>
          <w:t>物力</w:t>
        </w:r>
      </w:ins>
      <w:ins w:id="87" w:author="felab" w:date="2015-07-27T16:58:00Z">
        <w:r w:rsidR="00337FD4">
          <w:rPr>
            <w:rFonts w:ascii="Times New Roman" w:hAnsi="Times New Roman" w:hint="eastAsia"/>
            <w:kern w:val="0"/>
            <w:szCs w:val="21"/>
          </w:rPr>
          <w:t>，</w:t>
        </w:r>
      </w:ins>
      <w:ins w:id="88" w:author="felab" w:date="2015-07-27T17:19:00Z">
        <w:r w:rsidR="006124FB">
          <w:rPr>
            <w:rFonts w:ascii="Times New Roman" w:hAnsi="Times New Roman" w:hint="eastAsia"/>
            <w:kern w:val="0"/>
            <w:szCs w:val="21"/>
          </w:rPr>
          <w:t>更</w:t>
        </w:r>
      </w:ins>
      <w:ins w:id="89" w:author="felab" w:date="2015-07-27T17:07:00Z">
        <w:r w:rsidR="009F22A1">
          <w:rPr>
            <w:rFonts w:ascii="Times New Roman" w:hAnsi="Times New Roman" w:hint="eastAsia"/>
            <w:kern w:val="0"/>
            <w:szCs w:val="21"/>
          </w:rPr>
          <w:t>难以保证</w:t>
        </w:r>
      </w:ins>
      <w:ins w:id="90" w:author="felab" w:date="2015-07-27T16:58:00Z">
        <w:r w:rsidR="00337FD4">
          <w:rPr>
            <w:rFonts w:ascii="Times New Roman" w:hAnsi="Times New Roman" w:hint="eastAsia"/>
            <w:kern w:val="0"/>
            <w:szCs w:val="21"/>
          </w:rPr>
          <w:t>项目进度</w:t>
        </w:r>
      </w:ins>
      <w:ins w:id="91" w:author="felab" w:date="2015-07-27T17:00:00Z">
        <w:r w:rsidR="00337FD4">
          <w:rPr>
            <w:rFonts w:ascii="Times New Roman" w:hAnsi="Times New Roman" w:hint="eastAsia"/>
            <w:kern w:val="0"/>
            <w:szCs w:val="21"/>
          </w:rPr>
          <w:t>。</w:t>
        </w:r>
      </w:ins>
      <w:del w:id="92" w:author="felab" w:date="2015-07-27T17:00:00Z">
        <w:r w:rsidR="00136010" w:rsidRPr="00D073EF" w:rsidDel="00337FD4">
          <w:rPr>
            <w:rFonts w:ascii="Times New Roman" w:hAnsi="Times New Roman" w:hint="eastAsia"/>
            <w:kern w:val="0"/>
            <w:szCs w:val="21"/>
          </w:rPr>
          <w:delText>，</w:delText>
        </w:r>
      </w:del>
      <w:r w:rsidR="00136010" w:rsidRPr="00D073EF">
        <w:rPr>
          <w:rFonts w:ascii="Times New Roman" w:hAnsi="Times New Roman" w:hint="eastAsia"/>
          <w:kern w:val="0"/>
          <w:szCs w:val="21"/>
        </w:rPr>
        <w:t>本论文针对以上测试和试验过程中的数据采集和自动化控制的需求，设计并完成了一个基于</w:t>
      </w:r>
      <w:proofErr w:type="spellStart"/>
      <w:r w:rsidR="00136010" w:rsidRPr="00D073EF">
        <w:rPr>
          <w:rFonts w:ascii="Times New Roman" w:hAnsi="Times New Roman" w:hint="eastAsia"/>
          <w:kern w:val="0"/>
          <w:szCs w:val="21"/>
        </w:rPr>
        <w:t>LabWindows</w:t>
      </w:r>
      <w:proofErr w:type="spellEnd"/>
      <w:r w:rsidR="00136010" w:rsidRPr="00D073EF">
        <w:rPr>
          <w:rFonts w:ascii="Times New Roman" w:hAnsi="Times New Roman" w:hint="eastAsia"/>
          <w:kern w:val="0"/>
          <w:szCs w:val="21"/>
        </w:rPr>
        <w:t>/CVI</w:t>
      </w:r>
      <w:r w:rsidR="00136010" w:rsidRPr="00D073EF">
        <w:rPr>
          <w:rFonts w:ascii="Times New Roman" w:hAnsi="Times New Roman" w:hint="eastAsia"/>
          <w:kern w:val="0"/>
          <w:szCs w:val="21"/>
        </w:rPr>
        <w:t>开发平台和虚拟仪器技术的自动化测试软件</w:t>
      </w:r>
      <w:del w:id="93" w:author="felab" w:date="2015-07-27T17:08:00Z">
        <w:r w:rsidR="00136010" w:rsidRPr="00D073EF" w:rsidDel="009F22A1">
          <w:rPr>
            <w:rFonts w:ascii="Times New Roman" w:hAnsi="Times New Roman" w:hint="eastAsia"/>
            <w:kern w:val="0"/>
            <w:szCs w:val="21"/>
          </w:rPr>
          <w:delText>，并投入实际应用，保证了暗物质粒子探测卫星</w:delText>
        </w:r>
        <w:r w:rsidR="00136010" w:rsidRPr="00D073EF" w:rsidDel="009F22A1">
          <w:rPr>
            <w:rFonts w:ascii="Times New Roman" w:hAnsi="Times New Roman" w:hint="eastAsia"/>
            <w:kern w:val="0"/>
            <w:szCs w:val="21"/>
          </w:rPr>
          <w:delText>BGO</w:delText>
        </w:r>
        <w:r w:rsidR="00136010" w:rsidRPr="00D073EF" w:rsidDel="009F22A1">
          <w:rPr>
            <w:rFonts w:ascii="Times New Roman" w:hAnsi="Times New Roman" w:hint="eastAsia"/>
            <w:kern w:val="0"/>
            <w:szCs w:val="21"/>
          </w:rPr>
          <w:delText>量能器工程研制和生产的顺利进行</w:delText>
        </w:r>
      </w:del>
      <w:r w:rsidR="00136010" w:rsidRPr="00D073EF">
        <w:rPr>
          <w:rFonts w:ascii="Times New Roman" w:hAnsi="Times New Roman" w:hint="eastAsia"/>
          <w:kern w:val="0"/>
          <w:szCs w:val="21"/>
        </w:rPr>
        <w:t>。</w:t>
      </w:r>
    </w:p>
    <w:p w:rsidR="00136010" w:rsidRPr="00D073EF" w:rsidRDefault="00136010" w:rsidP="00D805AA">
      <w:pPr>
        <w:pStyle w:val="a9"/>
        <w:numPr>
          <w:ilvl w:val="0"/>
          <w:numId w:val="16"/>
        </w:numPr>
        <w:spacing w:afterLines="50" w:after="156" w:line="360" w:lineRule="auto"/>
        <w:ind w:firstLineChars="0"/>
        <w:rPr>
          <w:rFonts w:ascii="Times New Roman" w:hAnsi="Times New Roman"/>
          <w:b/>
          <w:sz w:val="24"/>
        </w:rPr>
      </w:pPr>
      <w:del w:id="94" w:author="felab" w:date="2015-07-27T17:09:00Z">
        <w:r w:rsidRPr="00D073EF" w:rsidDel="00471041">
          <w:rPr>
            <w:rFonts w:ascii="Times New Roman" w:hAnsi="Times New Roman" w:hint="eastAsia"/>
            <w:b/>
            <w:sz w:val="24"/>
          </w:rPr>
          <w:delText>BGO</w:delText>
        </w:r>
        <w:r w:rsidRPr="00D073EF" w:rsidDel="00471041">
          <w:rPr>
            <w:rFonts w:ascii="Times New Roman" w:hAnsi="Times New Roman" w:hint="eastAsia"/>
            <w:b/>
            <w:sz w:val="24"/>
          </w:rPr>
          <w:delText>量能器</w:delText>
        </w:r>
      </w:del>
      <w:ins w:id="95" w:author="felab" w:date="2015-07-27T17:09:00Z">
        <w:r w:rsidR="00471041">
          <w:rPr>
            <w:rFonts w:ascii="Times New Roman" w:hAnsi="Times New Roman" w:hint="eastAsia"/>
            <w:b/>
            <w:sz w:val="24"/>
          </w:rPr>
          <w:t>地面</w:t>
        </w:r>
      </w:ins>
      <w:r w:rsidRPr="00D073EF">
        <w:rPr>
          <w:rFonts w:ascii="Times New Roman" w:hAnsi="Times New Roman" w:hint="eastAsia"/>
          <w:b/>
          <w:sz w:val="24"/>
        </w:rPr>
        <w:t>测试的软件需求</w:t>
      </w:r>
    </w:p>
    <w:p w:rsidR="00D073EF" w:rsidRDefault="00843EB3" w:rsidP="00FD2A2B">
      <w:pPr>
        <w:pStyle w:val="a9"/>
        <w:numPr>
          <w:ilvl w:val="1"/>
          <w:numId w:val="16"/>
        </w:numPr>
        <w:spacing w:line="360" w:lineRule="auto"/>
        <w:ind w:firstLineChars="0" w:firstLine="66"/>
        <w:outlineLvl w:val="1"/>
        <w:rPr>
          <w:rFonts w:ascii="Times New Roman" w:hAnsi="Times New Roman"/>
          <w:b/>
          <w:kern w:val="0"/>
          <w:szCs w:val="21"/>
        </w:rPr>
      </w:pPr>
      <w:r w:rsidRPr="00136010">
        <w:rPr>
          <w:rFonts w:ascii="Times New Roman" w:hAnsi="Times New Roman" w:hint="eastAsia"/>
          <w:b/>
          <w:kern w:val="0"/>
          <w:szCs w:val="21"/>
        </w:rPr>
        <w:t>PMT</w:t>
      </w:r>
      <w:ins w:id="96" w:author="felab" w:date="2015-07-27T17:19:00Z">
        <w:r>
          <w:rPr>
            <w:rFonts w:ascii="Times New Roman" w:hAnsi="Times New Roman" w:hint="eastAsia"/>
            <w:b/>
            <w:kern w:val="0"/>
            <w:szCs w:val="21"/>
          </w:rPr>
          <w:t>的批量筛选</w:t>
        </w:r>
      </w:ins>
      <w:del w:id="97" w:author="felab" w:date="2015-07-27T17:19:00Z">
        <w:r w:rsidRPr="00136010" w:rsidDel="006124FB">
          <w:rPr>
            <w:rFonts w:ascii="Times New Roman" w:hAnsi="Times New Roman" w:hint="eastAsia"/>
            <w:b/>
            <w:kern w:val="0"/>
            <w:szCs w:val="21"/>
          </w:rPr>
          <w:delText>批量</w:delText>
        </w:r>
      </w:del>
      <w:r w:rsidRPr="00136010">
        <w:rPr>
          <w:rFonts w:ascii="Times New Roman" w:hAnsi="Times New Roman" w:hint="eastAsia"/>
          <w:b/>
          <w:kern w:val="0"/>
          <w:szCs w:val="21"/>
        </w:rPr>
        <w:t>测试</w:t>
      </w:r>
    </w:p>
    <w:p w:rsidR="00D805AA" w:rsidRPr="00D805AA" w:rsidRDefault="00D805AA" w:rsidP="00D805AA">
      <w:pPr>
        <w:spacing w:line="360" w:lineRule="auto"/>
        <w:ind w:firstLine="360"/>
        <w:rPr>
          <w:rFonts w:ascii="Times New Roman" w:hAnsi="Times New Roman"/>
          <w:kern w:val="0"/>
          <w:szCs w:val="21"/>
        </w:rPr>
      </w:pPr>
      <w:ins w:id="98" w:author="felab" w:date="2015-07-27T17:19:00Z">
        <w:r w:rsidRPr="00D805AA">
          <w:rPr>
            <w:rFonts w:ascii="Times New Roman" w:hAnsi="Times New Roman" w:hint="eastAsia"/>
            <w:kern w:val="0"/>
            <w:szCs w:val="21"/>
          </w:rPr>
          <w:t>BGO</w:t>
        </w:r>
      </w:ins>
      <w:r w:rsidRPr="00D805AA">
        <w:rPr>
          <w:rFonts w:ascii="Times New Roman" w:hAnsi="Times New Roman" w:hint="eastAsia"/>
          <w:kern w:val="0"/>
          <w:szCs w:val="21"/>
        </w:rPr>
        <w:t>探测器共有</w:t>
      </w:r>
      <w:r w:rsidRPr="00D805AA">
        <w:rPr>
          <w:rFonts w:ascii="Times New Roman" w:hAnsi="Times New Roman" w:hint="eastAsia"/>
          <w:kern w:val="0"/>
          <w:szCs w:val="21"/>
        </w:rPr>
        <w:t>14</w:t>
      </w:r>
      <w:r w:rsidRPr="00D805AA">
        <w:rPr>
          <w:rFonts w:ascii="Times New Roman" w:hAnsi="Times New Roman" w:hint="eastAsia"/>
          <w:kern w:val="0"/>
          <w:szCs w:val="21"/>
        </w:rPr>
        <w:t>层，每层</w:t>
      </w:r>
      <w:del w:id="99" w:author="lenovo" w:date="2015-07-28T16:58:00Z">
        <w:r w:rsidRPr="00D805AA" w:rsidDel="00843EB3">
          <w:rPr>
            <w:rFonts w:ascii="Times New Roman" w:hAnsi="Times New Roman" w:hint="eastAsia"/>
            <w:kern w:val="0"/>
            <w:szCs w:val="21"/>
          </w:rPr>
          <w:delText>分别</w:delText>
        </w:r>
      </w:del>
      <w:r w:rsidRPr="00D805AA">
        <w:rPr>
          <w:rFonts w:ascii="Times New Roman" w:hAnsi="Times New Roman" w:hint="eastAsia"/>
          <w:kern w:val="0"/>
          <w:szCs w:val="21"/>
        </w:rPr>
        <w:t>有</w:t>
      </w:r>
      <w:r w:rsidRPr="00D805AA">
        <w:rPr>
          <w:rFonts w:ascii="Times New Roman" w:hAnsi="Times New Roman" w:hint="eastAsia"/>
          <w:kern w:val="0"/>
          <w:szCs w:val="21"/>
        </w:rPr>
        <w:t>22</w:t>
      </w:r>
      <w:r w:rsidRPr="00D805AA">
        <w:rPr>
          <w:rFonts w:ascii="Times New Roman" w:hAnsi="Times New Roman" w:hint="eastAsia"/>
          <w:kern w:val="0"/>
          <w:szCs w:val="21"/>
        </w:rPr>
        <w:t>根</w:t>
      </w:r>
      <w:r w:rsidRPr="00D805AA">
        <w:rPr>
          <w:rFonts w:ascii="Times New Roman" w:hAnsi="Times New Roman" w:hint="eastAsia"/>
          <w:kern w:val="0"/>
          <w:szCs w:val="21"/>
        </w:rPr>
        <w:t>BGO</w:t>
      </w:r>
      <w:r w:rsidRPr="00D805AA">
        <w:rPr>
          <w:rFonts w:ascii="Times New Roman" w:hAnsi="Times New Roman" w:hint="eastAsia"/>
          <w:kern w:val="0"/>
          <w:szCs w:val="21"/>
        </w:rPr>
        <w:t>晶体并排排列</w:t>
      </w:r>
      <w:ins w:id="100" w:author="lenovo" w:date="2015-07-28T16:58:00Z">
        <w:r w:rsidRPr="00D805AA">
          <w:rPr>
            <w:rFonts w:ascii="Times New Roman" w:hAnsi="Times New Roman" w:hint="eastAsia"/>
            <w:kern w:val="0"/>
            <w:szCs w:val="21"/>
          </w:rPr>
          <w:t>，在晶体两端</w:t>
        </w:r>
      </w:ins>
      <w:ins w:id="101" w:author="lenovo" w:date="2015-07-28T16:59:00Z">
        <w:r w:rsidRPr="00D805AA">
          <w:rPr>
            <w:rFonts w:ascii="Times New Roman" w:hAnsi="Times New Roman" w:hint="eastAsia"/>
            <w:kern w:val="0"/>
            <w:szCs w:val="21"/>
          </w:rPr>
          <w:t>分别配有一个</w:t>
        </w:r>
      </w:ins>
      <w:del w:id="102" w:author="lenovo" w:date="2015-07-28T16:59:00Z">
        <w:r w:rsidRPr="00D805AA" w:rsidDel="003930B2">
          <w:rPr>
            <w:rFonts w:ascii="Times New Roman" w:hAnsi="Times New Roman" w:hint="eastAsia"/>
            <w:kern w:val="0"/>
            <w:szCs w:val="21"/>
          </w:rPr>
          <w:delText>使用了</w:delText>
        </w:r>
      </w:del>
      <w:ins w:id="103" w:author="felab" w:date="2015-07-27T17:19:00Z">
        <w:r w:rsidRPr="00D805AA">
          <w:rPr>
            <w:rFonts w:ascii="Times New Roman" w:hAnsi="Times New Roman" w:hint="eastAsia"/>
            <w:kern w:val="0"/>
            <w:szCs w:val="21"/>
          </w:rPr>
          <w:t>滨松公司的</w:t>
        </w:r>
        <w:r w:rsidRPr="00D805AA">
          <w:rPr>
            <w:rFonts w:ascii="Times New Roman" w:hAnsi="Times New Roman" w:hint="eastAsia"/>
            <w:kern w:val="0"/>
            <w:szCs w:val="21"/>
          </w:rPr>
          <w:t>R5610A-01</w:t>
        </w:r>
      </w:ins>
      <w:r>
        <w:rPr>
          <w:rFonts w:ascii="Times New Roman" w:hAnsi="Times New Roman" w:hint="eastAsia"/>
          <w:kern w:val="0"/>
          <w:szCs w:val="21"/>
        </w:rPr>
        <w:t xml:space="preserve"> </w:t>
      </w:r>
      <w:r w:rsidRPr="00D805AA">
        <w:rPr>
          <w:rFonts w:ascii="Times New Roman" w:hAnsi="Times New Roman" w:hint="eastAsia"/>
          <w:kern w:val="0"/>
          <w:szCs w:val="21"/>
        </w:rPr>
        <w:t>PMT</w:t>
      </w:r>
      <w:r w:rsidRPr="00D805AA">
        <w:rPr>
          <w:rFonts w:ascii="Times New Roman" w:hAnsi="Times New Roman" w:hint="eastAsia"/>
          <w:kern w:val="0"/>
          <w:szCs w:val="21"/>
        </w:rPr>
        <w:t>进行</w:t>
      </w:r>
      <w:proofErr w:type="gramStart"/>
      <w:r w:rsidRPr="00D805AA">
        <w:rPr>
          <w:rFonts w:ascii="Times New Roman" w:hAnsi="Times New Roman" w:hint="eastAsia"/>
          <w:kern w:val="0"/>
          <w:szCs w:val="21"/>
        </w:rPr>
        <w:t>多打拿极读出</w:t>
      </w:r>
      <w:proofErr w:type="gramEnd"/>
      <w:ins w:id="104" w:author="lenovo" w:date="2015-07-28T17:14:00Z">
        <w:r>
          <w:rPr>
            <w:rFonts w:ascii="Times New Roman" w:hAnsi="Times New Roman" w:hint="eastAsia"/>
            <w:kern w:val="0"/>
            <w:szCs w:val="21"/>
          </w:rPr>
          <w:t>。</w:t>
        </w:r>
      </w:ins>
      <w:del w:id="105" w:author="lenovo" w:date="2015-07-28T17:14:00Z">
        <w:r w:rsidRPr="00D805AA" w:rsidDel="00D805AA">
          <w:rPr>
            <w:rFonts w:ascii="Times New Roman" w:hAnsi="Times New Roman" w:hint="eastAsia"/>
            <w:kern w:val="0"/>
            <w:szCs w:val="21"/>
          </w:rPr>
          <w:delText>，</w:delText>
        </w:r>
      </w:del>
      <w:ins w:id="106" w:author="felab" w:date="2015-07-27T17:19:00Z">
        <w:del w:id="107" w:author="lenovo" w:date="2015-07-28T16:59:00Z">
          <w:r w:rsidRPr="00D805AA" w:rsidDel="003930B2">
            <w:rPr>
              <w:rFonts w:ascii="Times New Roman" w:hAnsi="Times New Roman" w:hint="eastAsia"/>
              <w:kern w:val="0"/>
              <w:szCs w:val="21"/>
            </w:rPr>
            <w:delText>？？？？</w:delText>
          </w:r>
        </w:del>
      </w:ins>
      <w:ins w:id="108" w:author="lenovo" w:date="2015-07-28T17:00:00Z">
        <w:r w:rsidRPr="00D805AA">
          <w:rPr>
            <w:rFonts w:ascii="Times New Roman" w:hAnsi="Times New Roman" w:hint="eastAsia"/>
            <w:kern w:val="0"/>
            <w:szCs w:val="21"/>
          </w:rPr>
          <w:t>14</w:t>
        </w:r>
        <w:r w:rsidRPr="00D805AA">
          <w:rPr>
            <w:rFonts w:ascii="Times New Roman" w:hAnsi="Times New Roman" w:hint="eastAsia"/>
            <w:kern w:val="0"/>
            <w:szCs w:val="21"/>
          </w:rPr>
          <w:t>层</w:t>
        </w:r>
      </w:ins>
      <w:ins w:id="109" w:author="felab" w:date="2015-07-27T17:20:00Z">
        <w:del w:id="110" w:author="lenovo" w:date="2015-07-28T17:00:00Z">
          <w:r w:rsidRPr="00D805AA" w:rsidDel="003930B2">
            <w:rPr>
              <w:rFonts w:ascii="Times New Roman" w:hAnsi="Times New Roman" w:hint="eastAsia"/>
              <w:kern w:val="0"/>
              <w:szCs w:val="21"/>
            </w:rPr>
            <w:delText>实际</w:delText>
          </w:r>
        </w:del>
      </w:ins>
      <w:ins w:id="111" w:author="lenovo" w:date="2015-07-28T17:00:00Z">
        <w:r w:rsidRPr="00D805AA">
          <w:rPr>
            <w:rFonts w:ascii="Times New Roman" w:hAnsi="Times New Roman" w:hint="eastAsia"/>
            <w:kern w:val="0"/>
            <w:szCs w:val="21"/>
          </w:rPr>
          <w:t>共使</w:t>
        </w:r>
      </w:ins>
      <w:ins w:id="112" w:author="felab" w:date="2015-07-27T17:20:00Z">
        <w:r w:rsidRPr="00D805AA">
          <w:rPr>
            <w:rFonts w:ascii="Times New Roman" w:hAnsi="Times New Roman" w:hint="eastAsia"/>
            <w:kern w:val="0"/>
            <w:szCs w:val="21"/>
          </w:rPr>
          <w:t>用</w:t>
        </w:r>
      </w:ins>
      <w:ins w:id="113" w:author="lenovo" w:date="2015-07-28T17:14:00Z">
        <w:r>
          <w:rPr>
            <w:rFonts w:ascii="Times New Roman" w:hAnsi="Times New Roman" w:hint="eastAsia"/>
            <w:kern w:val="0"/>
            <w:szCs w:val="21"/>
          </w:rPr>
          <w:t>了</w:t>
        </w:r>
      </w:ins>
      <w:ins w:id="114" w:author="felab" w:date="2015-07-27T17:20:00Z">
        <w:r w:rsidRPr="00D805AA">
          <w:rPr>
            <w:rFonts w:ascii="Times New Roman" w:hAnsi="Times New Roman" w:hint="eastAsia"/>
            <w:kern w:val="0"/>
            <w:szCs w:val="21"/>
          </w:rPr>
          <w:t>616</w:t>
        </w:r>
        <w:r w:rsidRPr="00D805AA">
          <w:rPr>
            <w:rFonts w:ascii="Times New Roman" w:hAnsi="Times New Roman" w:hint="eastAsia"/>
            <w:kern w:val="0"/>
            <w:szCs w:val="21"/>
          </w:rPr>
          <w:t>只</w:t>
        </w:r>
      </w:ins>
      <w:ins w:id="115" w:author="lenovo" w:date="2015-07-28T17:00:00Z">
        <w:r w:rsidRPr="00D805AA">
          <w:rPr>
            <w:rFonts w:ascii="Times New Roman" w:hAnsi="Times New Roman" w:hint="eastAsia"/>
            <w:kern w:val="0"/>
            <w:szCs w:val="21"/>
          </w:rPr>
          <w:t>PMT</w:t>
        </w:r>
      </w:ins>
      <w:ins w:id="116" w:author="felab" w:date="2015-07-27T17:20:00Z">
        <w:r w:rsidRPr="00D805AA">
          <w:rPr>
            <w:rFonts w:ascii="Times New Roman" w:hAnsi="Times New Roman" w:hint="eastAsia"/>
            <w:kern w:val="0"/>
            <w:szCs w:val="21"/>
          </w:rPr>
          <w:t>，</w:t>
        </w:r>
      </w:ins>
      <w:ins w:id="117" w:author="lenovo" w:date="2015-07-28T17:01:00Z">
        <w:r w:rsidRPr="00D805AA">
          <w:rPr>
            <w:rFonts w:ascii="Times New Roman" w:hAnsi="Times New Roman" w:hint="eastAsia"/>
            <w:kern w:val="0"/>
            <w:szCs w:val="21"/>
          </w:rPr>
          <w:t>加上余量，</w:t>
        </w:r>
      </w:ins>
      <w:r w:rsidRPr="00D805AA">
        <w:rPr>
          <w:rFonts w:ascii="Times New Roman" w:hAnsi="Times New Roman" w:hint="eastAsia"/>
          <w:kern w:val="0"/>
          <w:szCs w:val="21"/>
        </w:rPr>
        <w:t>初样正样中一共需要对约</w:t>
      </w:r>
      <w:r w:rsidRPr="00D805AA">
        <w:rPr>
          <w:rFonts w:ascii="Times New Roman" w:hAnsi="Times New Roman" w:hint="eastAsia"/>
          <w:kern w:val="0"/>
          <w:szCs w:val="21"/>
        </w:rPr>
        <w:t>1</w:t>
      </w:r>
      <w:del w:id="118" w:author="felab" w:date="2015-07-27T17:21:00Z">
        <w:r w:rsidRPr="00D805AA" w:rsidDel="0085109F">
          <w:rPr>
            <w:rFonts w:ascii="Times New Roman" w:hAnsi="Times New Roman" w:hint="eastAsia"/>
            <w:kern w:val="0"/>
            <w:szCs w:val="21"/>
          </w:rPr>
          <w:delText>6</w:delText>
        </w:r>
      </w:del>
      <w:ins w:id="119" w:author="felab" w:date="2015-07-27T17:21:00Z">
        <w:r w:rsidRPr="00D805AA">
          <w:rPr>
            <w:rFonts w:ascii="Times New Roman" w:hAnsi="Times New Roman" w:hint="eastAsia"/>
            <w:kern w:val="0"/>
            <w:szCs w:val="21"/>
          </w:rPr>
          <w:t>5</w:t>
        </w:r>
      </w:ins>
      <w:r w:rsidRPr="00D805AA">
        <w:rPr>
          <w:rFonts w:ascii="Times New Roman" w:hAnsi="Times New Roman" w:hint="eastAsia"/>
          <w:kern w:val="0"/>
          <w:szCs w:val="21"/>
        </w:rPr>
        <w:t>00</w:t>
      </w:r>
      <w:r w:rsidRPr="00D805AA">
        <w:rPr>
          <w:rFonts w:ascii="Times New Roman" w:hAnsi="Times New Roman" w:hint="eastAsia"/>
          <w:kern w:val="0"/>
          <w:szCs w:val="21"/>
        </w:rPr>
        <w:t>个</w:t>
      </w:r>
      <w:r w:rsidRPr="00D805AA">
        <w:rPr>
          <w:rFonts w:ascii="Times New Roman" w:hAnsi="Times New Roman" w:hint="eastAsia"/>
          <w:kern w:val="0"/>
          <w:szCs w:val="21"/>
        </w:rPr>
        <w:t>PMT</w:t>
      </w:r>
      <w:r w:rsidRPr="00D805AA">
        <w:rPr>
          <w:rFonts w:ascii="Times New Roman" w:hAnsi="Times New Roman" w:hint="eastAsia"/>
          <w:kern w:val="0"/>
          <w:szCs w:val="21"/>
        </w:rPr>
        <w:t>的性能进行检测</w:t>
      </w:r>
      <w:ins w:id="120" w:author="lenovo" w:date="2015-07-29T14:50:00Z">
        <w:r w:rsidR="00E06BCF">
          <w:rPr>
            <w:rFonts w:ascii="Times New Roman" w:hAnsi="Times New Roman" w:hint="eastAsia"/>
            <w:kern w:val="0"/>
            <w:szCs w:val="21"/>
          </w:rPr>
          <w:t>，</w:t>
        </w:r>
      </w:ins>
      <w:r w:rsidRPr="00D805AA">
        <w:rPr>
          <w:rFonts w:ascii="Times New Roman" w:hAnsi="Times New Roman" w:hint="eastAsia"/>
          <w:kern w:val="0"/>
          <w:szCs w:val="21"/>
        </w:rPr>
        <w:t>并标定其动态范围</w:t>
      </w:r>
      <w:ins w:id="121" w:author="lenovo" w:date="2015-07-29T14:50:00Z">
        <w:r w:rsidR="00E06BCF">
          <w:rPr>
            <w:rFonts w:ascii="Times New Roman" w:hAnsi="Times New Roman" w:hint="eastAsia"/>
            <w:kern w:val="0"/>
            <w:szCs w:val="21"/>
          </w:rPr>
          <w:t>。</w:t>
        </w:r>
      </w:ins>
      <w:del w:id="122" w:author="lenovo" w:date="2015-07-29T14:50:00Z">
        <w:r w:rsidRPr="00D805AA" w:rsidDel="00E06BCF">
          <w:rPr>
            <w:rFonts w:ascii="Times New Roman" w:hAnsi="Times New Roman" w:hint="eastAsia"/>
            <w:kern w:val="0"/>
            <w:szCs w:val="21"/>
          </w:rPr>
          <w:delText>，</w:delText>
        </w:r>
      </w:del>
      <w:r w:rsidRPr="00D805AA">
        <w:rPr>
          <w:rFonts w:ascii="Times New Roman" w:hAnsi="Times New Roman" w:hint="eastAsia"/>
          <w:kern w:val="0"/>
          <w:szCs w:val="21"/>
        </w:rPr>
        <w:t>每个</w:t>
      </w:r>
      <w:r w:rsidRPr="00D805AA">
        <w:rPr>
          <w:rFonts w:ascii="Times New Roman" w:hAnsi="Times New Roman" w:hint="eastAsia"/>
          <w:kern w:val="0"/>
          <w:szCs w:val="21"/>
        </w:rPr>
        <w:t>PMT</w:t>
      </w:r>
      <w:r w:rsidRPr="00D805AA">
        <w:rPr>
          <w:rFonts w:ascii="Times New Roman" w:hAnsi="Times New Roman" w:hint="eastAsia"/>
          <w:kern w:val="0"/>
          <w:szCs w:val="21"/>
        </w:rPr>
        <w:t>需要测试</w:t>
      </w:r>
      <w:r w:rsidRPr="00D805AA">
        <w:rPr>
          <w:rFonts w:ascii="Times New Roman" w:hAnsi="Times New Roman" w:hint="eastAsia"/>
          <w:kern w:val="0"/>
          <w:szCs w:val="21"/>
        </w:rPr>
        <w:t>90</w:t>
      </w:r>
      <w:r w:rsidRPr="00D805AA">
        <w:rPr>
          <w:rFonts w:ascii="Times New Roman" w:hAnsi="Times New Roman" w:hint="eastAsia"/>
          <w:kern w:val="0"/>
          <w:szCs w:val="21"/>
        </w:rPr>
        <w:t>个点，总共有</w:t>
      </w:r>
      <w:del w:id="123" w:author="lenovo" w:date="2015-08-11T10:43:00Z">
        <w:r w:rsidRPr="00D805AA" w:rsidDel="000F2D72">
          <w:rPr>
            <w:rFonts w:ascii="Times New Roman" w:hAnsi="Times New Roman" w:hint="eastAsia"/>
            <w:kern w:val="0"/>
            <w:szCs w:val="21"/>
          </w:rPr>
          <w:delText>144000</w:delText>
        </w:r>
      </w:del>
      <w:ins w:id="124" w:author="lenovo" w:date="2015-08-11T10:43:00Z">
        <w:r w:rsidR="000F2D72" w:rsidRPr="00D805AA">
          <w:rPr>
            <w:rFonts w:ascii="Times New Roman" w:hAnsi="Times New Roman" w:hint="eastAsia"/>
            <w:kern w:val="0"/>
            <w:szCs w:val="21"/>
          </w:rPr>
          <w:t>1</w:t>
        </w:r>
        <w:r w:rsidR="000F2D72">
          <w:rPr>
            <w:rFonts w:ascii="Times New Roman" w:hAnsi="Times New Roman" w:hint="eastAsia"/>
            <w:kern w:val="0"/>
            <w:szCs w:val="21"/>
          </w:rPr>
          <w:t>35</w:t>
        </w:r>
        <w:r w:rsidR="000F2D72" w:rsidRPr="00D805AA">
          <w:rPr>
            <w:rFonts w:ascii="Times New Roman" w:hAnsi="Times New Roman" w:hint="eastAsia"/>
            <w:kern w:val="0"/>
            <w:szCs w:val="21"/>
          </w:rPr>
          <w:t>000</w:t>
        </w:r>
      </w:ins>
      <w:r w:rsidRPr="00D805AA">
        <w:rPr>
          <w:rFonts w:ascii="Times New Roman" w:hAnsi="Times New Roman" w:hint="eastAsia"/>
          <w:kern w:val="0"/>
          <w:szCs w:val="21"/>
        </w:rPr>
        <w:t>个测试点。为此</w:t>
      </w:r>
      <w:ins w:id="125" w:author="lenovo" w:date="2015-07-28T17:02:00Z">
        <w:r w:rsidRPr="00D805AA">
          <w:rPr>
            <w:rFonts w:ascii="Times New Roman" w:hAnsi="Times New Roman" w:hint="eastAsia"/>
            <w:kern w:val="0"/>
            <w:szCs w:val="21"/>
          </w:rPr>
          <w:t>项目组设计了</w:t>
        </w:r>
      </w:ins>
      <w:r w:rsidRPr="00D805AA">
        <w:rPr>
          <w:rFonts w:ascii="Times New Roman" w:hAnsi="Times New Roman" w:hint="eastAsia"/>
          <w:kern w:val="0"/>
          <w:szCs w:val="21"/>
        </w:rPr>
        <w:t>闪烁晶体荧光模拟器</w:t>
      </w:r>
      <w:del w:id="126" w:author="lenovo" w:date="2015-07-28T17:02:00Z">
        <w:r w:rsidRPr="00D805AA" w:rsidDel="003930B2">
          <w:rPr>
            <w:rFonts w:ascii="Times New Roman" w:hAnsi="Times New Roman" w:hint="eastAsia"/>
            <w:kern w:val="0"/>
            <w:szCs w:val="21"/>
          </w:rPr>
          <w:delText>被设计出来</w:delText>
        </w:r>
      </w:del>
      <w:r w:rsidRPr="00D805AA">
        <w:rPr>
          <w:rFonts w:ascii="Times New Roman" w:hAnsi="Times New Roman" w:hint="eastAsia"/>
          <w:kern w:val="0"/>
          <w:szCs w:val="21"/>
        </w:rPr>
        <w:t>用于</w:t>
      </w:r>
      <w:r w:rsidRPr="00D805AA">
        <w:rPr>
          <w:rFonts w:ascii="Times New Roman" w:hAnsi="Times New Roman" w:hint="eastAsia"/>
          <w:kern w:val="0"/>
          <w:szCs w:val="21"/>
        </w:rPr>
        <w:t>PMT</w:t>
      </w:r>
      <w:r w:rsidRPr="00D805AA">
        <w:rPr>
          <w:rFonts w:ascii="Times New Roman" w:hAnsi="Times New Roman" w:hint="eastAsia"/>
          <w:kern w:val="0"/>
          <w:szCs w:val="21"/>
        </w:rPr>
        <w:t>的</w:t>
      </w:r>
      <w:ins w:id="127" w:author="lenovo" w:date="2015-07-28T17:03:00Z">
        <w:r w:rsidRPr="00D805AA">
          <w:rPr>
            <w:rFonts w:ascii="Times New Roman" w:hAnsi="Times New Roman" w:hint="eastAsia"/>
            <w:kern w:val="0"/>
            <w:szCs w:val="21"/>
          </w:rPr>
          <w:t>批量</w:t>
        </w:r>
      </w:ins>
      <w:r w:rsidRPr="00D805AA">
        <w:rPr>
          <w:rFonts w:ascii="Times New Roman" w:hAnsi="Times New Roman" w:hint="eastAsia"/>
          <w:kern w:val="0"/>
          <w:szCs w:val="21"/>
        </w:rPr>
        <w:t>刻度测试，</w:t>
      </w:r>
      <w:ins w:id="128" w:author="lenovo" w:date="2015-07-29T14:50:00Z">
        <w:r w:rsidR="006A187D">
          <w:rPr>
            <w:rFonts w:ascii="Times New Roman" w:hAnsi="Times New Roman" w:hint="eastAsia"/>
            <w:kern w:val="0"/>
            <w:szCs w:val="21"/>
          </w:rPr>
          <w:t>该模拟器</w:t>
        </w:r>
      </w:ins>
      <w:ins w:id="129" w:author="lenovo" w:date="2015-07-28T17:03:00Z">
        <w:r w:rsidRPr="00D805AA">
          <w:rPr>
            <w:rFonts w:ascii="Times New Roman" w:hAnsi="Times New Roman" w:hint="eastAsia"/>
            <w:kern w:val="0"/>
            <w:szCs w:val="21"/>
          </w:rPr>
          <w:t>由</w:t>
        </w:r>
      </w:ins>
      <w:ins w:id="130" w:author="lenovo" w:date="2015-07-28T17:07:00Z">
        <w:r w:rsidRPr="00D805AA">
          <w:rPr>
            <w:rFonts w:ascii="Times New Roman" w:hAnsi="Times New Roman" w:hint="eastAsia"/>
            <w:kern w:val="0"/>
            <w:szCs w:val="21"/>
          </w:rPr>
          <w:t>外接</w:t>
        </w:r>
      </w:ins>
      <w:ins w:id="131" w:author="lenovo" w:date="2015-07-28T17:05:00Z">
        <w:r w:rsidRPr="00D805AA">
          <w:rPr>
            <w:rFonts w:ascii="Times New Roman" w:hAnsi="Times New Roman" w:hint="eastAsia"/>
            <w:kern w:val="0"/>
            <w:szCs w:val="21"/>
          </w:rPr>
          <w:t>信号发生器</w:t>
        </w:r>
      </w:ins>
      <w:ins w:id="132" w:author="lenovo" w:date="2015-07-28T17:03:00Z">
        <w:r w:rsidRPr="00D805AA">
          <w:rPr>
            <w:rFonts w:ascii="Times New Roman" w:hAnsi="Times New Roman" w:hint="eastAsia"/>
            <w:kern w:val="0"/>
            <w:szCs w:val="21"/>
          </w:rPr>
          <w:t>驱动</w:t>
        </w:r>
      </w:ins>
      <w:ins w:id="133" w:author="lenovo" w:date="2015-07-28T17:07:00Z">
        <w:r w:rsidRPr="00D805AA">
          <w:rPr>
            <w:rFonts w:ascii="Times New Roman" w:hAnsi="Times New Roman" w:hint="eastAsia"/>
            <w:kern w:val="0"/>
            <w:szCs w:val="21"/>
          </w:rPr>
          <w:t>内部</w:t>
        </w:r>
      </w:ins>
      <w:ins w:id="134" w:author="lenovo" w:date="2015-07-28T17:05:00Z">
        <w:r w:rsidRPr="00D805AA">
          <w:rPr>
            <w:rFonts w:ascii="Times New Roman" w:hAnsi="Times New Roman" w:hint="eastAsia"/>
            <w:kern w:val="0"/>
            <w:szCs w:val="21"/>
          </w:rPr>
          <w:t>LED</w:t>
        </w:r>
        <w:r w:rsidRPr="00D805AA">
          <w:rPr>
            <w:rFonts w:ascii="Times New Roman" w:hAnsi="Times New Roman" w:hint="eastAsia"/>
            <w:kern w:val="0"/>
            <w:szCs w:val="21"/>
          </w:rPr>
          <w:t>光源</w:t>
        </w:r>
      </w:ins>
      <w:ins w:id="135" w:author="lenovo" w:date="2015-07-28T17:04:00Z">
        <w:r w:rsidRPr="00D805AA">
          <w:rPr>
            <w:rFonts w:ascii="Times New Roman" w:hAnsi="Times New Roman" w:hint="eastAsia"/>
            <w:kern w:val="0"/>
            <w:szCs w:val="21"/>
          </w:rPr>
          <w:t>根据信号</w:t>
        </w:r>
      </w:ins>
      <w:ins w:id="136" w:author="lenovo" w:date="2015-07-28T17:05:00Z">
        <w:r w:rsidRPr="00D805AA">
          <w:rPr>
            <w:rFonts w:ascii="Times New Roman" w:hAnsi="Times New Roman" w:hint="eastAsia"/>
            <w:kern w:val="0"/>
            <w:szCs w:val="21"/>
          </w:rPr>
          <w:t>发生器</w:t>
        </w:r>
      </w:ins>
      <w:ins w:id="137" w:author="lenovo" w:date="2015-07-28T17:04:00Z">
        <w:r w:rsidRPr="00D805AA">
          <w:rPr>
            <w:rFonts w:ascii="Times New Roman" w:hAnsi="Times New Roman" w:hint="eastAsia"/>
            <w:kern w:val="0"/>
            <w:szCs w:val="21"/>
          </w:rPr>
          <w:t>提供的波形幅度产生</w:t>
        </w:r>
      </w:ins>
      <w:ins w:id="138" w:author="lenovo" w:date="2015-07-28T17:05:00Z">
        <w:r w:rsidRPr="00D805AA">
          <w:rPr>
            <w:rFonts w:ascii="Times New Roman" w:hAnsi="Times New Roman" w:hint="eastAsia"/>
            <w:kern w:val="0"/>
            <w:szCs w:val="21"/>
          </w:rPr>
          <w:t>光强可控的</w:t>
        </w:r>
      </w:ins>
      <w:ins w:id="139" w:author="lenovo" w:date="2015-07-28T17:06:00Z">
        <w:r w:rsidRPr="00D805AA">
          <w:rPr>
            <w:rFonts w:ascii="Times New Roman" w:hAnsi="Times New Roman" w:hint="eastAsia"/>
            <w:kern w:val="0"/>
            <w:szCs w:val="21"/>
          </w:rPr>
          <w:t>荧光</w:t>
        </w:r>
      </w:ins>
      <w:ins w:id="140" w:author="lenovo" w:date="2015-07-29T14:52:00Z">
        <w:r w:rsidR="006C2FE8">
          <w:rPr>
            <w:rFonts w:ascii="Times New Roman" w:hAnsi="Times New Roman" w:hint="eastAsia"/>
            <w:kern w:val="0"/>
            <w:szCs w:val="21"/>
          </w:rPr>
          <w:t>同时</w:t>
        </w:r>
      </w:ins>
      <w:ins w:id="141" w:author="lenovo" w:date="2015-07-28T17:06:00Z">
        <w:r w:rsidRPr="00D805AA">
          <w:rPr>
            <w:rFonts w:ascii="Times New Roman" w:hAnsi="Times New Roman" w:hint="eastAsia"/>
            <w:kern w:val="0"/>
            <w:szCs w:val="21"/>
          </w:rPr>
          <w:t>输入</w:t>
        </w:r>
      </w:ins>
      <w:ins w:id="142" w:author="lenovo" w:date="2015-07-29T14:52:00Z">
        <w:r w:rsidR="006C2FE8">
          <w:rPr>
            <w:rFonts w:ascii="Times New Roman" w:hAnsi="Times New Roman" w:hint="eastAsia"/>
            <w:kern w:val="0"/>
            <w:szCs w:val="21"/>
          </w:rPr>
          <w:t>多个</w:t>
        </w:r>
      </w:ins>
      <w:ins w:id="143" w:author="lenovo" w:date="2015-07-28T17:06:00Z">
        <w:r w:rsidRPr="00D805AA">
          <w:rPr>
            <w:rFonts w:ascii="Times New Roman" w:hAnsi="Times New Roman" w:hint="eastAsia"/>
            <w:kern w:val="0"/>
            <w:szCs w:val="21"/>
          </w:rPr>
          <w:t>PMT</w:t>
        </w:r>
        <w:r w:rsidRPr="00D805AA">
          <w:rPr>
            <w:rFonts w:ascii="Times New Roman" w:hAnsi="Times New Roman" w:hint="eastAsia"/>
            <w:kern w:val="0"/>
            <w:szCs w:val="21"/>
          </w:rPr>
          <w:t>，并由</w:t>
        </w:r>
        <w:r w:rsidRPr="00D805AA">
          <w:rPr>
            <w:rFonts w:ascii="Times New Roman" w:hAnsi="Times New Roman" w:hint="eastAsia"/>
            <w:kern w:val="0"/>
            <w:szCs w:val="21"/>
          </w:rPr>
          <w:t>FEE</w:t>
        </w:r>
      </w:ins>
      <w:ins w:id="144" w:author="lenovo" w:date="2015-07-28T17:08:00Z">
        <w:r w:rsidRPr="00D805AA">
          <w:rPr>
            <w:rFonts w:ascii="Times New Roman" w:hAnsi="Times New Roman" w:hint="eastAsia"/>
            <w:kern w:val="0"/>
            <w:szCs w:val="21"/>
          </w:rPr>
          <w:t>采集</w:t>
        </w:r>
        <w:r w:rsidRPr="00D805AA">
          <w:rPr>
            <w:rFonts w:ascii="Times New Roman" w:hAnsi="Times New Roman" w:hint="eastAsia"/>
            <w:kern w:val="0"/>
            <w:szCs w:val="21"/>
          </w:rPr>
          <w:t>PMT</w:t>
        </w:r>
      </w:ins>
      <w:proofErr w:type="gramStart"/>
      <w:ins w:id="145" w:author="lenovo" w:date="2015-07-29T14:53:00Z">
        <w:r w:rsidR="006C2FE8">
          <w:rPr>
            <w:rFonts w:ascii="Times New Roman" w:hAnsi="Times New Roman" w:hint="eastAsia"/>
            <w:kern w:val="0"/>
            <w:szCs w:val="21"/>
          </w:rPr>
          <w:t>各打拿极</w:t>
        </w:r>
      </w:ins>
      <w:ins w:id="146" w:author="lenovo" w:date="2015-07-28T17:08:00Z">
        <w:r w:rsidRPr="00D805AA">
          <w:rPr>
            <w:rFonts w:ascii="Times New Roman" w:hAnsi="Times New Roman" w:hint="eastAsia"/>
            <w:kern w:val="0"/>
            <w:szCs w:val="21"/>
          </w:rPr>
          <w:t>的</w:t>
        </w:r>
        <w:proofErr w:type="gramEnd"/>
        <w:r w:rsidRPr="00D805AA">
          <w:rPr>
            <w:rFonts w:ascii="Times New Roman" w:hAnsi="Times New Roman" w:hint="eastAsia"/>
            <w:kern w:val="0"/>
            <w:szCs w:val="21"/>
          </w:rPr>
          <w:t>输出电荷信号进行处理。因此</w:t>
        </w:r>
      </w:ins>
      <w:r w:rsidRPr="00D805AA">
        <w:rPr>
          <w:rFonts w:ascii="Times New Roman" w:hAnsi="Times New Roman" w:hint="eastAsia"/>
          <w:kern w:val="0"/>
          <w:szCs w:val="21"/>
        </w:rPr>
        <w:t>需要设计自动化的软件来</w:t>
      </w:r>
      <w:ins w:id="147" w:author="lenovo" w:date="2015-07-28T17:08:00Z">
        <w:r w:rsidR="006C2FE8">
          <w:rPr>
            <w:rFonts w:ascii="Times New Roman" w:hAnsi="Times New Roman" w:hint="eastAsia"/>
            <w:kern w:val="0"/>
            <w:szCs w:val="21"/>
          </w:rPr>
          <w:t>控制信号发生器</w:t>
        </w:r>
      </w:ins>
      <w:ins w:id="148" w:author="lenovo" w:date="2015-07-29T14:56:00Z">
        <w:r w:rsidR="006C2FE8">
          <w:rPr>
            <w:rFonts w:ascii="Times New Roman" w:hAnsi="Times New Roman" w:hint="eastAsia"/>
            <w:kern w:val="0"/>
            <w:szCs w:val="21"/>
          </w:rPr>
          <w:t>，并</w:t>
        </w:r>
      </w:ins>
      <w:ins w:id="149" w:author="lenovo" w:date="2015-07-28T17:08:00Z">
        <w:r w:rsidRPr="00D805AA">
          <w:rPr>
            <w:rFonts w:ascii="Times New Roman" w:hAnsi="Times New Roman" w:hint="eastAsia"/>
            <w:kern w:val="0"/>
            <w:szCs w:val="21"/>
          </w:rPr>
          <w:t>接收</w:t>
        </w:r>
        <w:r w:rsidRPr="00D805AA">
          <w:rPr>
            <w:rFonts w:ascii="Times New Roman" w:hAnsi="Times New Roman" w:hint="eastAsia"/>
            <w:kern w:val="0"/>
            <w:szCs w:val="21"/>
          </w:rPr>
          <w:t>PMT</w:t>
        </w:r>
      </w:ins>
      <w:ins w:id="150" w:author="lenovo" w:date="2015-07-29T14:51:00Z">
        <w:r w:rsidR="006A187D">
          <w:rPr>
            <w:rFonts w:ascii="Times New Roman" w:hAnsi="Times New Roman" w:hint="eastAsia"/>
            <w:kern w:val="0"/>
            <w:szCs w:val="21"/>
          </w:rPr>
          <w:t>的</w:t>
        </w:r>
      </w:ins>
      <w:ins w:id="151" w:author="lenovo" w:date="2015-07-28T17:08:00Z">
        <w:r w:rsidRPr="00D805AA">
          <w:rPr>
            <w:rFonts w:ascii="Times New Roman" w:hAnsi="Times New Roman" w:hint="eastAsia"/>
            <w:kern w:val="0"/>
            <w:szCs w:val="21"/>
          </w:rPr>
          <w:t>输出</w:t>
        </w:r>
      </w:ins>
      <w:ins w:id="152" w:author="lenovo" w:date="2015-07-28T17:09:00Z">
        <w:r w:rsidRPr="00D805AA">
          <w:rPr>
            <w:rFonts w:ascii="Times New Roman" w:hAnsi="Times New Roman" w:hint="eastAsia"/>
            <w:kern w:val="0"/>
            <w:szCs w:val="21"/>
          </w:rPr>
          <w:t>信号</w:t>
        </w:r>
      </w:ins>
      <w:ins w:id="153" w:author="lenovo" w:date="2015-07-29T14:51:00Z">
        <w:r w:rsidR="006A187D">
          <w:rPr>
            <w:rFonts w:ascii="Times New Roman" w:hAnsi="Times New Roman" w:hint="eastAsia"/>
            <w:kern w:val="0"/>
            <w:szCs w:val="21"/>
          </w:rPr>
          <w:t>，实现</w:t>
        </w:r>
        <w:r w:rsidR="009B7832">
          <w:rPr>
            <w:rFonts w:ascii="Times New Roman" w:hAnsi="Times New Roman" w:hint="eastAsia"/>
            <w:kern w:val="0"/>
            <w:szCs w:val="21"/>
          </w:rPr>
          <w:t>自动化</w:t>
        </w:r>
        <w:r w:rsidR="006A187D">
          <w:rPr>
            <w:rFonts w:ascii="Times New Roman" w:hAnsi="Times New Roman" w:hint="eastAsia"/>
            <w:kern w:val="0"/>
            <w:szCs w:val="21"/>
          </w:rPr>
          <w:t>批量测试</w:t>
        </w:r>
      </w:ins>
      <w:del w:id="154" w:author="lenovo" w:date="2015-07-28T17:08:00Z">
        <w:r w:rsidRPr="00D805AA" w:rsidDel="003930B2">
          <w:rPr>
            <w:rFonts w:ascii="Times New Roman" w:hAnsi="Times New Roman" w:hint="eastAsia"/>
            <w:kern w:val="0"/>
            <w:szCs w:val="21"/>
          </w:rPr>
          <w:delText>完成测试工作</w:delText>
        </w:r>
      </w:del>
      <w:r w:rsidRPr="00D805AA">
        <w:rPr>
          <w:rFonts w:ascii="Times New Roman" w:hAnsi="Times New Roman" w:hint="eastAsia"/>
          <w:kern w:val="0"/>
          <w:szCs w:val="21"/>
        </w:rPr>
        <w:t>。</w:t>
      </w:r>
    </w:p>
    <w:p w:rsidR="009256BD" w:rsidRPr="00FD2A2B" w:rsidRDefault="009256BD" w:rsidP="00FD2A2B">
      <w:pPr>
        <w:spacing w:line="360" w:lineRule="auto"/>
        <w:ind w:firstLine="420"/>
        <w:outlineLvl w:val="1"/>
        <w:rPr>
          <w:rFonts w:ascii="Times New Roman" w:hAnsi="Times New Roman"/>
          <w:b/>
          <w:vanish/>
          <w:kern w:val="0"/>
          <w:szCs w:val="21"/>
        </w:rPr>
      </w:pPr>
    </w:p>
    <w:p w:rsidR="00136010" w:rsidRDefault="00136010" w:rsidP="00FD2A2B">
      <w:pPr>
        <w:spacing w:line="360" w:lineRule="auto"/>
        <w:ind w:left="5" w:firstLine="420"/>
        <w:rPr>
          <w:rFonts w:ascii="Times New Roman" w:hAnsi="Times New Roman"/>
          <w:b/>
          <w:kern w:val="0"/>
          <w:szCs w:val="21"/>
        </w:rPr>
      </w:pPr>
      <w:r>
        <w:rPr>
          <w:rFonts w:ascii="Times New Roman" w:hAnsi="Times New Roman" w:hint="eastAsia"/>
          <w:b/>
          <w:kern w:val="0"/>
          <w:szCs w:val="21"/>
        </w:rPr>
        <w:t>1.2</w:t>
      </w:r>
      <w:r w:rsidR="00843EB3">
        <w:rPr>
          <w:rFonts w:ascii="Times New Roman" w:hAnsi="Times New Roman"/>
          <w:b/>
          <w:kern w:val="0"/>
          <w:szCs w:val="21"/>
        </w:rPr>
        <w:t xml:space="preserve"> </w:t>
      </w:r>
      <w:r w:rsidR="00843EB3">
        <w:rPr>
          <w:rFonts w:ascii="Times New Roman" w:hAnsi="Times New Roman" w:hint="eastAsia"/>
          <w:b/>
          <w:kern w:val="0"/>
          <w:szCs w:val="21"/>
        </w:rPr>
        <w:t>FEE</w:t>
      </w:r>
      <w:r w:rsidR="00843EB3">
        <w:rPr>
          <w:rFonts w:ascii="Times New Roman" w:hAnsi="Times New Roman" w:hint="eastAsia"/>
          <w:b/>
          <w:kern w:val="0"/>
          <w:szCs w:val="21"/>
        </w:rPr>
        <w:t>的工程化生产</w:t>
      </w:r>
    </w:p>
    <w:p w:rsidR="00D073EF" w:rsidRPr="00D805AA" w:rsidRDefault="00D805AA" w:rsidP="00D805AA">
      <w:pPr>
        <w:spacing w:line="360" w:lineRule="auto"/>
        <w:ind w:firstLine="420"/>
        <w:outlineLvl w:val="1"/>
        <w:rPr>
          <w:szCs w:val="21"/>
        </w:rPr>
      </w:pPr>
      <w:ins w:id="155" w:author="felab" w:date="2015-07-27T17:10:00Z">
        <w:del w:id="156" w:author="lenovo" w:date="2015-07-28T17:15:00Z">
          <w:r w:rsidDel="00D805AA">
            <w:rPr>
              <w:rFonts w:hint="eastAsia"/>
              <w:szCs w:val="21"/>
            </w:rPr>
            <w:delText>介绍一下</w:delText>
          </w:r>
          <w:r w:rsidDel="00D805AA">
            <w:rPr>
              <w:rFonts w:hint="eastAsia"/>
              <w:szCs w:val="21"/>
            </w:rPr>
            <w:delText>BGO FEE</w:delText>
          </w:r>
          <w:r w:rsidDel="00D805AA">
            <w:rPr>
              <w:rFonts w:hint="eastAsia"/>
              <w:szCs w:val="21"/>
            </w:rPr>
            <w:delText>。。。</w:delText>
          </w:r>
        </w:del>
      </w:ins>
      <w:ins w:id="157" w:author="lenovo" w:date="2015-07-29T14:58:00Z">
        <w:r w:rsidR="00FA4022">
          <w:rPr>
            <w:rFonts w:hint="eastAsia"/>
            <w:szCs w:val="21"/>
          </w:rPr>
          <w:t>PMT</w:t>
        </w:r>
        <w:proofErr w:type="gramStart"/>
        <w:r w:rsidR="00FA4022">
          <w:rPr>
            <w:rFonts w:hint="eastAsia"/>
            <w:szCs w:val="21"/>
          </w:rPr>
          <w:t>各打拿极的</w:t>
        </w:r>
        <w:proofErr w:type="gramEnd"/>
        <w:r w:rsidR="00FA4022">
          <w:rPr>
            <w:rFonts w:hint="eastAsia"/>
            <w:szCs w:val="21"/>
          </w:rPr>
          <w:t>输出信号，由</w:t>
        </w:r>
      </w:ins>
      <w:ins w:id="158" w:author="lenovo" w:date="2015-07-29T14:59:00Z">
        <w:r w:rsidR="00FA4022">
          <w:rPr>
            <w:rFonts w:hint="eastAsia"/>
            <w:szCs w:val="21"/>
          </w:rPr>
          <w:t>FEE</w:t>
        </w:r>
        <w:r w:rsidR="00FA4022">
          <w:rPr>
            <w:rFonts w:hint="eastAsia"/>
            <w:szCs w:val="21"/>
          </w:rPr>
          <w:t>接收</w:t>
        </w:r>
      </w:ins>
      <w:ins w:id="159" w:author="lenovo" w:date="2015-07-29T15:00:00Z">
        <w:r w:rsidR="00FA4022">
          <w:rPr>
            <w:rFonts w:hint="eastAsia"/>
            <w:szCs w:val="21"/>
          </w:rPr>
          <w:t>并进行模拟</w:t>
        </w:r>
        <w:r w:rsidR="00FA4022">
          <w:rPr>
            <w:rFonts w:hint="eastAsia"/>
            <w:szCs w:val="21"/>
          </w:rPr>
          <w:t>-</w:t>
        </w:r>
        <w:r w:rsidR="00FA4022">
          <w:rPr>
            <w:rFonts w:hint="eastAsia"/>
            <w:szCs w:val="21"/>
          </w:rPr>
          <w:t>数字转换，转换后的</w:t>
        </w:r>
      </w:ins>
      <w:ins w:id="160" w:author="lenovo" w:date="2015-07-29T15:02:00Z">
        <w:r w:rsidR="00FA4022">
          <w:rPr>
            <w:rFonts w:hint="eastAsia"/>
            <w:szCs w:val="21"/>
          </w:rPr>
          <w:t>数字</w:t>
        </w:r>
      </w:ins>
      <w:ins w:id="161" w:author="lenovo" w:date="2015-07-29T15:01:00Z">
        <w:r w:rsidR="00FA4022">
          <w:rPr>
            <w:rFonts w:hint="eastAsia"/>
            <w:szCs w:val="21"/>
          </w:rPr>
          <w:t>信息由</w:t>
        </w:r>
        <w:r w:rsidR="00FA4022">
          <w:rPr>
            <w:rFonts w:hint="eastAsia"/>
            <w:szCs w:val="21"/>
          </w:rPr>
          <w:t>FEE</w:t>
        </w:r>
        <w:r w:rsidR="00FA4022">
          <w:rPr>
            <w:rFonts w:hint="eastAsia"/>
            <w:szCs w:val="21"/>
          </w:rPr>
          <w:t>上的</w:t>
        </w:r>
        <w:r w:rsidR="00FA4022">
          <w:rPr>
            <w:rFonts w:hint="eastAsia"/>
            <w:szCs w:val="21"/>
          </w:rPr>
          <w:t>FPGA</w:t>
        </w:r>
        <w:r w:rsidR="00FA4022">
          <w:rPr>
            <w:rFonts w:hint="eastAsia"/>
            <w:szCs w:val="21"/>
          </w:rPr>
          <w:t>打包</w:t>
        </w:r>
      </w:ins>
      <w:ins w:id="162" w:author="lenovo" w:date="2015-07-29T15:02:00Z">
        <w:r w:rsidR="00FA4022">
          <w:rPr>
            <w:rFonts w:hint="eastAsia"/>
            <w:szCs w:val="21"/>
          </w:rPr>
          <w:t>并上传。</w:t>
        </w:r>
      </w:ins>
      <w:ins w:id="163" w:author="lenovo" w:date="2015-07-29T15:05:00Z">
        <w:r w:rsidR="00FA4022">
          <w:rPr>
            <w:rFonts w:hint="eastAsia"/>
            <w:szCs w:val="21"/>
          </w:rPr>
          <w:t>根据工程需求，</w:t>
        </w:r>
        <w:r w:rsidR="00FA4022">
          <w:rPr>
            <w:rFonts w:hint="eastAsia"/>
            <w:szCs w:val="21"/>
          </w:rPr>
          <w:t>FEE</w:t>
        </w:r>
        <w:r w:rsidR="00FA4022">
          <w:rPr>
            <w:rFonts w:hint="eastAsia"/>
            <w:szCs w:val="21"/>
          </w:rPr>
          <w:t>分为</w:t>
        </w:r>
        <w:r w:rsidR="00FA4022">
          <w:rPr>
            <w:rFonts w:hint="eastAsia"/>
            <w:szCs w:val="21"/>
          </w:rPr>
          <w:t>A</w:t>
        </w:r>
        <w:r w:rsidR="00FA4022">
          <w:rPr>
            <w:rFonts w:hint="eastAsia"/>
            <w:szCs w:val="21"/>
          </w:rPr>
          <w:t>、</w:t>
        </w:r>
        <w:r w:rsidR="00FA4022">
          <w:rPr>
            <w:rFonts w:hint="eastAsia"/>
            <w:szCs w:val="21"/>
          </w:rPr>
          <w:t>B</w:t>
        </w:r>
        <w:r w:rsidR="00FA4022">
          <w:rPr>
            <w:rFonts w:hint="eastAsia"/>
            <w:szCs w:val="21"/>
          </w:rPr>
          <w:t>、</w:t>
        </w:r>
        <w:r w:rsidR="00FA4022">
          <w:rPr>
            <w:rFonts w:hint="eastAsia"/>
            <w:szCs w:val="21"/>
          </w:rPr>
          <w:t>C</w:t>
        </w:r>
        <w:r w:rsidR="00FA4022">
          <w:rPr>
            <w:rFonts w:hint="eastAsia"/>
            <w:szCs w:val="21"/>
          </w:rPr>
          <w:t>三种型号，</w:t>
        </w:r>
      </w:ins>
      <w:r w:rsidRPr="00D073EF">
        <w:rPr>
          <w:rFonts w:hint="eastAsia"/>
          <w:szCs w:val="21"/>
        </w:rPr>
        <w:t>FEE-A</w:t>
      </w:r>
      <w:r w:rsidRPr="00D073EF">
        <w:rPr>
          <w:rFonts w:hint="eastAsia"/>
          <w:szCs w:val="21"/>
        </w:rPr>
        <w:t>、</w:t>
      </w:r>
      <w:r w:rsidRPr="00D073EF">
        <w:rPr>
          <w:rFonts w:hint="eastAsia"/>
          <w:szCs w:val="21"/>
        </w:rPr>
        <w:t>FEE-B</w:t>
      </w:r>
      <w:r w:rsidRPr="00D073EF">
        <w:rPr>
          <w:rFonts w:hint="eastAsia"/>
          <w:szCs w:val="21"/>
        </w:rPr>
        <w:t>分别有</w:t>
      </w:r>
      <w:r w:rsidRPr="00D073EF">
        <w:rPr>
          <w:rFonts w:hint="eastAsia"/>
          <w:szCs w:val="21"/>
        </w:rPr>
        <w:t>144</w:t>
      </w:r>
      <w:r w:rsidRPr="00D073EF">
        <w:rPr>
          <w:rFonts w:hint="eastAsia"/>
          <w:szCs w:val="21"/>
        </w:rPr>
        <w:t>路</w:t>
      </w:r>
      <w:ins w:id="164" w:author="felab" w:date="2015-07-27T17:09:00Z">
        <w:r>
          <w:rPr>
            <w:rFonts w:hint="eastAsia"/>
            <w:szCs w:val="21"/>
          </w:rPr>
          <w:t>信号通道</w:t>
        </w:r>
      </w:ins>
      <w:r w:rsidRPr="00D073EF">
        <w:rPr>
          <w:rFonts w:hint="eastAsia"/>
          <w:szCs w:val="21"/>
        </w:rPr>
        <w:t>，</w:t>
      </w:r>
      <w:r w:rsidRPr="00D073EF">
        <w:rPr>
          <w:rFonts w:hint="eastAsia"/>
          <w:szCs w:val="21"/>
        </w:rPr>
        <w:t>FEE-C</w:t>
      </w:r>
      <w:r w:rsidRPr="00D073EF">
        <w:rPr>
          <w:rFonts w:hint="eastAsia"/>
          <w:szCs w:val="21"/>
        </w:rPr>
        <w:t>有</w:t>
      </w:r>
      <w:r w:rsidRPr="00D073EF">
        <w:rPr>
          <w:rFonts w:hint="eastAsia"/>
          <w:szCs w:val="21"/>
        </w:rPr>
        <w:t>72</w:t>
      </w:r>
      <w:r w:rsidRPr="00D073EF">
        <w:rPr>
          <w:rFonts w:hint="eastAsia"/>
          <w:szCs w:val="21"/>
        </w:rPr>
        <w:t>路信号输入通道，初样和正样一共需要调试</w:t>
      </w:r>
      <w:r w:rsidRPr="00D073EF">
        <w:rPr>
          <w:rFonts w:hint="eastAsia"/>
          <w:szCs w:val="21"/>
        </w:rPr>
        <w:t>20</w:t>
      </w:r>
      <w:r w:rsidRPr="00D073EF">
        <w:rPr>
          <w:rFonts w:hint="eastAsia"/>
          <w:szCs w:val="21"/>
        </w:rPr>
        <w:t>块</w:t>
      </w:r>
      <w:r w:rsidRPr="00D073EF">
        <w:rPr>
          <w:rFonts w:hint="eastAsia"/>
          <w:szCs w:val="21"/>
        </w:rPr>
        <w:t>A</w:t>
      </w:r>
      <w:r w:rsidRPr="00D073EF">
        <w:rPr>
          <w:rFonts w:hint="eastAsia"/>
          <w:szCs w:val="21"/>
        </w:rPr>
        <w:t>型板、</w:t>
      </w:r>
      <w:r w:rsidRPr="00D073EF">
        <w:rPr>
          <w:rFonts w:hint="eastAsia"/>
          <w:szCs w:val="21"/>
        </w:rPr>
        <w:t>10</w:t>
      </w:r>
      <w:r w:rsidRPr="00D073EF">
        <w:rPr>
          <w:rFonts w:hint="eastAsia"/>
          <w:szCs w:val="21"/>
        </w:rPr>
        <w:t>块</w:t>
      </w:r>
      <w:r w:rsidRPr="00D073EF">
        <w:rPr>
          <w:rFonts w:hint="eastAsia"/>
          <w:szCs w:val="21"/>
        </w:rPr>
        <w:t>B</w:t>
      </w:r>
      <w:r w:rsidRPr="00D073EF">
        <w:rPr>
          <w:rFonts w:hint="eastAsia"/>
          <w:szCs w:val="21"/>
        </w:rPr>
        <w:t>型板和</w:t>
      </w:r>
      <w:r w:rsidRPr="00D073EF">
        <w:rPr>
          <w:rFonts w:hint="eastAsia"/>
          <w:szCs w:val="21"/>
        </w:rPr>
        <w:t>10</w:t>
      </w:r>
      <w:r w:rsidRPr="00D073EF">
        <w:rPr>
          <w:rFonts w:hint="eastAsia"/>
          <w:szCs w:val="21"/>
        </w:rPr>
        <w:t>块</w:t>
      </w:r>
      <w:r w:rsidRPr="00D073EF">
        <w:rPr>
          <w:rFonts w:hint="eastAsia"/>
          <w:szCs w:val="21"/>
        </w:rPr>
        <w:t>C</w:t>
      </w:r>
      <w:r w:rsidRPr="00D073EF">
        <w:rPr>
          <w:rFonts w:hint="eastAsia"/>
          <w:szCs w:val="21"/>
        </w:rPr>
        <w:t>型板</w:t>
      </w:r>
      <w:del w:id="165" w:author="felab" w:date="2015-07-27T17:11:00Z">
        <w:r w:rsidRPr="00D073EF" w:rsidDel="0073612E">
          <w:rPr>
            <w:rFonts w:hint="eastAsia"/>
            <w:szCs w:val="21"/>
          </w:rPr>
          <w:delText>，共</w:delText>
        </w:r>
        <w:r w:rsidRPr="00D073EF" w:rsidDel="0073612E">
          <w:rPr>
            <w:rFonts w:hint="eastAsia"/>
            <w:szCs w:val="21"/>
          </w:rPr>
          <w:delText>5040</w:delText>
        </w:r>
        <w:r w:rsidRPr="00D073EF" w:rsidDel="0073612E">
          <w:rPr>
            <w:rFonts w:hint="eastAsia"/>
            <w:szCs w:val="21"/>
          </w:rPr>
          <w:delText>路通道</w:delText>
        </w:r>
      </w:del>
      <w:r w:rsidRPr="00D073EF">
        <w:rPr>
          <w:rFonts w:hint="eastAsia"/>
          <w:szCs w:val="21"/>
        </w:rPr>
        <w:t>，</w:t>
      </w:r>
      <w:ins w:id="166" w:author="felab" w:date="2015-07-27T17:12:00Z">
        <w:r>
          <w:rPr>
            <w:rFonts w:hint="eastAsia"/>
            <w:szCs w:val="21"/>
          </w:rPr>
          <w:t>在</w:t>
        </w:r>
        <w:r>
          <w:rPr>
            <w:rFonts w:hint="eastAsia"/>
            <w:szCs w:val="21"/>
          </w:rPr>
          <w:t>FEE</w:t>
        </w:r>
        <w:r>
          <w:rPr>
            <w:rFonts w:hint="eastAsia"/>
            <w:szCs w:val="21"/>
          </w:rPr>
          <w:t>的调试和测试过程中，</w:t>
        </w:r>
      </w:ins>
      <w:r w:rsidRPr="00D073EF">
        <w:rPr>
          <w:rFonts w:hint="eastAsia"/>
          <w:szCs w:val="21"/>
        </w:rPr>
        <w:t>每一路</w:t>
      </w:r>
      <w:ins w:id="167" w:author="felab" w:date="2015-07-27T17:12:00Z">
        <w:r>
          <w:rPr>
            <w:rFonts w:hint="eastAsia"/>
            <w:szCs w:val="21"/>
          </w:rPr>
          <w:t>信号</w:t>
        </w:r>
      </w:ins>
      <w:r w:rsidRPr="00D073EF">
        <w:rPr>
          <w:rFonts w:hint="eastAsia"/>
          <w:szCs w:val="21"/>
        </w:rPr>
        <w:t>通道都需要进行</w:t>
      </w:r>
      <w:ins w:id="168" w:author="felab" w:date="2015-07-27T17:12:00Z">
        <w:r>
          <w:rPr>
            <w:rFonts w:hint="eastAsia"/>
            <w:szCs w:val="21"/>
          </w:rPr>
          <w:lastRenderedPageBreak/>
          <w:t>多次</w:t>
        </w:r>
      </w:ins>
      <w:r w:rsidRPr="00D073EF">
        <w:rPr>
          <w:rFonts w:hint="eastAsia"/>
          <w:szCs w:val="21"/>
        </w:rPr>
        <w:t>刻度扫描测试和信号源扫描测试，以确定通道的</w:t>
      </w:r>
      <w:del w:id="169" w:author="felab" w:date="2015-07-27T17:12:00Z">
        <w:r w:rsidRPr="00D073EF" w:rsidDel="008D1955">
          <w:rPr>
            <w:rFonts w:hint="eastAsia"/>
            <w:szCs w:val="21"/>
          </w:rPr>
          <w:delText>线性</w:delText>
        </w:r>
      </w:del>
      <w:ins w:id="170" w:author="felab" w:date="2015-07-27T17:12:00Z">
        <w:r>
          <w:rPr>
            <w:rFonts w:hint="eastAsia"/>
            <w:szCs w:val="21"/>
          </w:rPr>
          <w:t>性能</w:t>
        </w:r>
      </w:ins>
      <w:r w:rsidRPr="00D073EF">
        <w:rPr>
          <w:rFonts w:hint="eastAsia"/>
          <w:szCs w:val="21"/>
        </w:rPr>
        <w:t>。</w:t>
      </w:r>
      <w:ins w:id="171" w:author="felab" w:date="2015-07-27T17:13:00Z">
        <w:r>
          <w:rPr>
            <w:rFonts w:hint="eastAsia"/>
            <w:szCs w:val="21"/>
          </w:rPr>
          <w:t>以信号源扫描为例，</w:t>
        </w:r>
      </w:ins>
      <w:del w:id="172" w:author="felab" w:date="2015-07-27T17:13:00Z">
        <w:r w:rsidRPr="00D073EF" w:rsidDel="008D1955">
          <w:rPr>
            <w:rFonts w:hint="eastAsia"/>
            <w:szCs w:val="21"/>
          </w:rPr>
          <w:delText>若</w:delText>
        </w:r>
      </w:del>
      <w:del w:id="173" w:author="felab" w:date="2015-07-27T17:14:00Z">
        <w:r w:rsidRPr="00D073EF" w:rsidDel="008D1955">
          <w:rPr>
            <w:rFonts w:hint="eastAsia"/>
            <w:szCs w:val="21"/>
          </w:rPr>
          <w:delText>每个通道</w:delText>
        </w:r>
      </w:del>
      <w:del w:id="174" w:author="felab" w:date="2015-07-27T17:12:00Z">
        <w:r w:rsidRPr="00D073EF" w:rsidDel="008D1955">
          <w:rPr>
            <w:rFonts w:hint="eastAsia"/>
            <w:szCs w:val="21"/>
          </w:rPr>
          <w:delText>需要</w:delText>
        </w:r>
      </w:del>
      <w:del w:id="175" w:author="felab" w:date="2015-07-27T17:14:00Z">
        <w:r w:rsidRPr="00D073EF" w:rsidDel="008D1955">
          <w:rPr>
            <w:rFonts w:hint="eastAsia"/>
            <w:szCs w:val="21"/>
          </w:rPr>
          <w:delText>扫描</w:delText>
        </w:r>
      </w:del>
      <w:del w:id="176" w:author="felab" w:date="2015-07-27T17:13:00Z">
        <w:r w:rsidRPr="00D073EF" w:rsidDel="008D1955">
          <w:rPr>
            <w:rFonts w:hint="eastAsia"/>
            <w:szCs w:val="21"/>
          </w:rPr>
          <w:delText>80</w:delText>
        </w:r>
      </w:del>
      <w:del w:id="177" w:author="felab" w:date="2015-07-27T17:14:00Z">
        <w:r w:rsidRPr="00D073EF" w:rsidDel="008D1955">
          <w:rPr>
            <w:rFonts w:hint="eastAsia"/>
            <w:szCs w:val="21"/>
          </w:rPr>
          <w:delText>个</w:delText>
        </w:r>
      </w:del>
      <w:del w:id="178" w:author="felab" w:date="2015-07-27T17:13:00Z">
        <w:r w:rsidRPr="00D073EF" w:rsidDel="008D1955">
          <w:rPr>
            <w:rFonts w:hint="eastAsia"/>
            <w:szCs w:val="21"/>
          </w:rPr>
          <w:delText>测试</w:delText>
        </w:r>
      </w:del>
      <w:del w:id="179" w:author="felab" w:date="2015-07-27T17:14:00Z">
        <w:r w:rsidRPr="00D073EF" w:rsidDel="008D1955">
          <w:rPr>
            <w:rFonts w:hint="eastAsia"/>
            <w:szCs w:val="21"/>
          </w:rPr>
          <w:delText>点，</w:delText>
        </w:r>
      </w:del>
      <w:ins w:id="180" w:author="felab" w:date="2015-07-27T17:14:00Z">
        <w:r>
          <w:rPr>
            <w:rFonts w:hint="eastAsia"/>
            <w:szCs w:val="21"/>
          </w:rPr>
          <w:t>信号源频率设定为</w:t>
        </w:r>
        <w:r>
          <w:rPr>
            <w:rFonts w:hint="eastAsia"/>
            <w:szCs w:val="21"/>
          </w:rPr>
          <w:t>50Hz</w:t>
        </w:r>
        <w:r>
          <w:rPr>
            <w:rFonts w:hint="eastAsia"/>
            <w:szCs w:val="21"/>
          </w:rPr>
          <w:t>，则</w:t>
        </w:r>
      </w:ins>
      <w:ins w:id="181" w:author="felab" w:date="2015-07-27T17:13:00Z">
        <w:r>
          <w:rPr>
            <w:rFonts w:hint="eastAsia"/>
            <w:szCs w:val="21"/>
          </w:rPr>
          <w:t>每个</w:t>
        </w:r>
      </w:ins>
      <w:ins w:id="182" w:author="felab" w:date="2015-07-27T17:14:00Z">
        <w:r>
          <w:rPr>
            <w:rFonts w:hint="eastAsia"/>
            <w:szCs w:val="21"/>
          </w:rPr>
          <w:t>幅度</w:t>
        </w:r>
      </w:ins>
      <w:ins w:id="183" w:author="felab" w:date="2015-07-27T17:13:00Z">
        <w:r>
          <w:rPr>
            <w:rFonts w:hint="eastAsia"/>
            <w:szCs w:val="21"/>
          </w:rPr>
          <w:t>点</w:t>
        </w:r>
      </w:ins>
      <w:ins w:id="184" w:author="felab" w:date="2015-07-27T17:14:00Z">
        <w:r>
          <w:rPr>
            <w:rFonts w:hint="eastAsia"/>
            <w:szCs w:val="21"/>
          </w:rPr>
          <w:t>需</w:t>
        </w:r>
      </w:ins>
      <w:ins w:id="185" w:author="felab" w:date="2015-07-27T17:13:00Z">
        <w:r>
          <w:rPr>
            <w:rFonts w:hint="eastAsia"/>
            <w:szCs w:val="21"/>
          </w:rPr>
          <w:t>持续</w:t>
        </w:r>
        <w:r>
          <w:rPr>
            <w:rFonts w:hint="eastAsia"/>
            <w:szCs w:val="21"/>
          </w:rPr>
          <w:t>1</w:t>
        </w:r>
      </w:ins>
      <w:ins w:id="186" w:author="felab" w:date="2015-07-27T17:18:00Z">
        <w:r>
          <w:rPr>
            <w:rFonts w:hint="eastAsia"/>
            <w:szCs w:val="21"/>
          </w:rPr>
          <w:t>5</w:t>
        </w:r>
      </w:ins>
      <w:ins w:id="187" w:author="felab" w:date="2015-07-27T17:13:00Z">
        <w:r>
          <w:rPr>
            <w:rFonts w:hint="eastAsia"/>
            <w:szCs w:val="21"/>
          </w:rPr>
          <w:t>秒左右</w:t>
        </w:r>
      </w:ins>
      <w:ins w:id="188" w:author="felab" w:date="2015-07-27T17:15:00Z">
        <w:r>
          <w:rPr>
            <w:rFonts w:hint="eastAsia"/>
            <w:szCs w:val="21"/>
          </w:rPr>
          <w:t>（</w:t>
        </w:r>
      </w:ins>
      <w:ins w:id="189" w:author="felab" w:date="2015-07-27T17:14:00Z">
        <w:r>
          <w:rPr>
            <w:rFonts w:hint="eastAsia"/>
            <w:szCs w:val="21"/>
          </w:rPr>
          <w:t>以保证得到足够的</w:t>
        </w:r>
      </w:ins>
      <w:ins w:id="190" w:author="felab" w:date="2015-07-27T17:15:00Z">
        <w:r>
          <w:rPr>
            <w:rFonts w:hint="eastAsia"/>
            <w:szCs w:val="21"/>
          </w:rPr>
          <w:t>数据</w:t>
        </w:r>
      </w:ins>
      <w:ins w:id="191" w:author="felab" w:date="2015-07-27T17:14:00Z">
        <w:r>
          <w:rPr>
            <w:rFonts w:hint="eastAsia"/>
            <w:szCs w:val="21"/>
          </w:rPr>
          <w:t>统计量</w:t>
        </w:r>
      </w:ins>
      <w:ins w:id="192" w:author="felab" w:date="2015-07-27T17:15:00Z">
        <w:r>
          <w:rPr>
            <w:rFonts w:hint="eastAsia"/>
            <w:szCs w:val="21"/>
          </w:rPr>
          <w:t>）</w:t>
        </w:r>
      </w:ins>
      <w:ins w:id="193" w:author="felab" w:date="2015-07-27T17:13:00Z">
        <w:r>
          <w:rPr>
            <w:rFonts w:hint="eastAsia"/>
            <w:szCs w:val="21"/>
          </w:rPr>
          <w:t>，</w:t>
        </w:r>
      </w:ins>
      <w:ins w:id="194" w:author="felab" w:date="2015-07-27T17:15:00Z">
        <w:r>
          <w:rPr>
            <w:rFonts w:hint="eastAsia"/>
            <w:szCs w:val="21"/>
          </w:rPr>
          <w:t>如</w:t>
        </w:r>
      </w:ins>
      <w:ins w:id="195" w:author="felab" w:date="2015-07-27T17:14:00Z">
        <w:r w:rsidRPr="00D073EF">
          <w:rPr>
            <w:rFonts w:hint="eastAsia"/>
            <w:szCs w:val="21"/>
          </w:rPr>
          <w:t>每个通道扫描</w:t>
        </w:r>
        <w:r>
          <w:rPr>
            <w:rFonts w:hint="eastAsia"/>
            <w:szCs w:val="21"/>
          </w:rPr>
          <w:t>50</w:t>
        </w:r>
        <w:r w:rsidRPr="00D073EF">
          <w:rPr>
            <w:rFonts w:hint="eastAsia"/>
            <w:szCs w:val="21"/>
          </w:rPr>
          <w:t>个</w:t>
        </w:r>
        <w:r>
          <w:rPr>
            <w:rFonts w:hint="eastAsia"/>
            <w:szCs w:val="21"/>
          </w:rPr>
          <w:t>幅度</w:t>
        </w:r>
        <w:r w:rsidRPr="00D073EF">
          <w:rPr>
            <w:rFonts w:hint="eastAsia"/>
            <w:szCs w:val="21"/>
          </w:rPr>
          <w:t>点，</w:t>
        </w:r>
      </w:ins>
      <w:r w:rsidRPr="00D073EF">
        <w:rPr>
          <w:rFonts w:hint="eastAsia"/>
          <w:szCs w:val="21"/>
        </w:rPr>
        <w:t>则</w:t>
      </w:r>
      <w:ins w:id="196" w:author="felab" w:date="2015-07-27T17:16:00Z">
        <w:r>
          <w:rPr>
            <w:rFonts w:hint="eastAsia"/>
            <w:szCs w:val="21"/>
          </w:rPr>
          <w:t>测试</w:t>
        </w:r>
      </w:ins>
      <w:ins w:id="197" w:author="felab" w:date="2015-07-27T17:15:00Z">
        <w:del w:id="198" w:author="lenovo" w:date="2015-07-29T15:08:00Z">
          <w:r w:rsidDel="00F00616">
            <w:rPr>
              <w:rFonts w:hint="eastAsia"/>
              <w:szCs w:val="21"/>
            </w:rPr>
            <w:delText>20</w:delText>
          </w:r>
        </w:del>
      </w:ins>
      <w:ins w:id="199" w:author="lenovo" w:date="2015-07-29T15:08:00Z">
        <w:r w:rsidR="00F00616">
          <w:rPr>
            <w:rFonts w:hint="eastAsia"/>
            <w:szCs w:val="21"/>
          </w:rPr>
          <w:t>40</w:t>
        </w:r>
      </w:ins>
      <w:ins w:id="200" w:author="felab" w:date="2015-07-27T17:15:00Z">
        <w:r>
          <w:rPr>
            <w:rFonts w:hint="eastAsia"/>
            <w:szCs w:val="21"/>
          </w:rPr>
          <w:t>块</w:t>
        </w:r>
        <w:r>
          <w:rPr>
            <w:rFonts w:hint="eastAsia"/>
            <w:szCs w:val="21"/>
          </w:rPr>
          <w:t>FEE</w:t>
        </w:r>
      </w:ins>
      <w:r w:rsidRPr="00D073EF">
        <w:rPr>
          <w:rFonts w:hint="eastAsia"/>
          <w:szCs w:val="21"/>
        </w:rPr>
        <w:t>共需要</w:t>
      </w:r>
      <w:del w:id="201" w:author="felab" w:date="2015-07-27T17:16:00Z">
        <w:r w:rsidRPr="00D073EF" w:rsidDel="008D1955">
          <w:rPr>
            <w:rFonts w:hint="eastAsia"/>
            <w:szCs w:val="21"/>
          </w:rPr>
          <w:delText>403200</w:delText>
        </w:r>
      </w:del>
      <w:ins w:id="202" w:author="felab" w:date="2015-07-27T17:16:00Z">
        <w:del w:id="203" w:author="lenovo" w:date="2015-07-29T15:07:00Z">
          <w:r w:rsidDel="00FA4022">
            <w:rPr>
              <w:rFonts w:hint="eastAsia"/>
              <w:szCs w:val="21"/>
            </w:rPr>
            <w:delText>？</w:delText>
          </w:r>
        </w:del>
      </w:ins>
      <w:ins w:id="204" w:author="lenovo" w:date="2015-07-29T15:08:00Z">
        <w:r w:rsidR="00F00616">
          <w:rPr>
            <w:rFonts w:hint="eastAsia"/>
            <w:szCs w:val="21"/>
          </w:rPr>
          <w:t>252000</w:t>
        </w:r>
      </w:ins>
      <w:r w:rsidRPr="00D073EF">
        <w:rPr>
          <w:rFonts w:hint="eastAsia"/>
          <w:szCs w:val="21"/>
        </w:rPr>
        <w:t>个</w:t>
      </w:r>
      <w:ins w:id="205" w:author="felab" w:date="2015-07-27T17:16:00Z">
        <w:r>
          <w:rPr>
            <w:rFonts w:hint="eastAsia"/>
            <w:szCs w:val="21"/>
          </w:rPr>
          <w:t>幅度</w:t>
        </w:r>
      </w:ins>
      <w:del w:id="206" w:author="felab" w:date="2015-07-27T17:16:00Z">
        <w:r w:rsidRPr="00D073EF" w:rsidDel="008D1955">
          <w:rPr>
            <w:rFonts w:hint="eastAsia"/>
            <w:szCs w:val="21"/>
          </w:rPr>
          <w:delText>测试</w:delText>
        </w:r>
      </w:del>
      <w:r w:rsidRPr="00D073EF">
        <w:rPr>
          <w:rFonts w:hint="eastAsia"/>
          <w:szCs w:val="21"/>
        </w:rPr>
        <w:t>点</w:t>
      </w:r>
      <w:ins w:id="207" w:author="felab" w:date="2015-07-27T17:16:00Z">
        <w:r>
          <w:rPr>
            <w:rFonts w:hint="eastAsia"/>
            <w:szCs w:val="21"/>
          </w:rPr>
          <w:t>，耗时</w:t>
        </w:r>
        <w:del w:id="208" w:author="lenovo" w:date="2015-07-29T15:11:00Z">
          <w:r w:rsidDel="00F00616">
            <w:rPr>
              <w:rFonts w:hint="eastAsia"/>
              <w:szCs w:val="21"/>
            </w:rPr>
            <w:delText>？</w:delText>
          </w:r>
        </w:del>
      </w:ins>
      <w:ins w:id="209" w:author="lenovo" w:date="2015-07-29T15:11:00Z">
        <w:r w:rsidR="00F00616">
          <w:rPr>
            <w:rFonts w:hint="eastAsia"/>
            <w:szCs w:val="21"/>
          </w:rPr>
          <w:t>1050</w:t>
        </w:r>
        <w:r w:rsidR="00F00616">
          <w:rPr>
            <w:rFonts w:hint="eastAsia"/>
            <w:szCs w:val="21"/>
          </w:rPr>
          <w:t>个小时</w:t>
        </w:r>
      </w:ins>
      <w:ins w:id="210" w:author="felab" w:date="2015-07-27T17:16:00Z">
        <w:r>
          <w:rPr>
            <w:rFonts w:hint="eastAsia"/>
            <w:szCs w:val="21"/>
          </w:rPr>
          <w:t>（不考虑信号</w:t>
        </w:r>
        <w:proofErr w:type="gramStart"/>
        <w:r>
          <w:rPr>
            <w:rFonts w:hint="eastAsia"/>
            <w:szCs w:val="21"/>
          </w:rPr>
          <w:t>源设置</w:t>
        </w:r>
        <w:proofErr w:type="gramEnd"/>
        <w:r>
          <w:rPr>
            <w:rFonts w:hint="eastAsia"/>
            <w:szCs w:val="21"/>
          </w:rPr>
          <w:t>等</w:t>
        </w:r>
      </w:ins>
      <w:ins w:id="211" w:author="felab" w:date="2015-07-27T17:17:00Z">
        <w:r>
          <w:rPr>
            <w:rFonts w:hint="eastAsia"/>
            <w:szCs w:val="21"/>
          </w:rPr>
          <w:t>操作所耗的时间</w:t>
        </w:r>
      </w:ins>
      <w:ins w:id="212" w:author="felab" w:date="2015-07-27T17:16:00Z">
        <w:r>
          <w:rPr>
            <w:rFonts w:hint="eastAsia"/>
            <w:szCs w:val="21"/>
          </w:rPr>
          <w:t>）</w:t>
        </w:r>
      </w:ins>
      <w:r w:rsidRPr="00D073EF">
        <w:rPr>
          <w:rFonts w:hint="eastAsia"/>
          <w:szCs w:val="21"/>
        </w:rPr>
        <w:t>。由于</w:t>
      </w:r>
      <w:r w:rsidRPr="00D073EF">
        <w:rPr>
          <w:rFonts w:hint="eastAsia"/>
          <w:szCs w:val="21"/>
        </w:rPr>
        <w:t>FEE-A</w:t>
      </w:r>
      <w:ins w:id="213" w:author="felab" w:date="2015-07-27T17:17:00Z">
        <w:r>
          <w:rPr>
            <w:rFonts w:hint="eastAsia"/>
            <w:szCs w:val="21"/>
          </w:rPr>
          <w:t>还有</w:t>
        </w:r>
        <w:r>
          <w:rPr>
            <w:rFonts w:hint="eastAsia"/>
            <w:szCs w:val="21"/>
          </w:rPr>
          <w:t>96</w:t>
        </w:r>
        <w:r>
          <w:rPr>
            <w:rFonts w:hint="eastAsia"/>
            <w:szCs w:val="21"/>
          </w:rPr>
          <w:t>路通道</w:t>
        </w:r>
      </w:ins>
      <w:del w:id="214" w:author="felab" w:date="2015-07-27T17:17:00Z">
        <w:r w:rsidRPr="00D073EF" w:rsidDel="006124FB">
          <w:rPr>
            <w:rFonts w:hint="eastAsia"/>
            <w:szCs w:val="21"/>
          </w:rPr>
          <w:delText>还</w:delText>
        </w:r>
      </w:del>
      <w:r w:rsidRPr="00D073EF">
        <w:rPr>
          <w:rFonts w:hint="eastAsia"/>
          <w:szCs w:val="21"/>
        </w:rPr>
        <w:t>需要输出击中信号，</w:t>
      </w:r>
      <w:del w:id="215" w:author="felab" w:date="2015-07-27T17:17:00Z">
        <w:r w:rsidRPr="00D073EF" w:rsidDel="006124FB">
          <w:rPr>
            <w:rFonts w:hint="eastAsia"/>
            <w:szCs w:val="21"/>
          </w:rPr>
          <w:delText>有</w:delText>
        </w:r>
        <w:r w:rsidRPr="00D073EF" w:rsidDel="006124FB">
          <w:rPr>
            <w:rFonts w:hint="eastAsia"/>
            <w:szCs w:val="21"/>
          </w:rPr>
          <w:delText>96</w:delText>
        </w:r>
        <w:r w:rsidRPr="00D073EF" w:rsidDel="006124FB">
          <w:rPr>
            <w:rFonts w:hint="eastAsia"/>
            <w:szCs w:val="21"/>
          </w:rPr>
          <w:delText>路通道需要参与判选，</w:delText>
        </w:r>
      </w:del>
      <w:r w:rsidRPr="00D073EF">
        <w:rPr>
          <w:rFonts w:hint="eastAsia"/>
          <w:szCs w:val="21"/>
        </w:rPr>
        <w:t>因此需要对每一路的阈值功能进行测试，</w:t>
      </w:r>
      <w:ins w:id="216" w:author="felab" w:date="2015-07-27T17:17:00Z">
        <w:r>
          <w:rPr>
            <w:rFonts w:hint="eastAsia"/>
            <w:szCs w:val="21"/>
          </w:rPr>
          <w:t>一次标定</w:t>
        </w:r>
      </w:ins>
      <w:r w:rsidRPr="00D073EF">
        <w:rPr>
          <w:rFonts w:hint="eastAsia"/>
          <w:szCs w:val="21"/>
        </w:rPr>
        <w:t>共需要进行</w:t>
      </w:r>
      <w:r w:rsidRPr="00D073EF">
        <w:rPr>
          <w:rFonts w:hint="eastAsia"/>
          <w:szCs w:val="21"/>
        </w:rPr>
        <w:t>1920</w:t>
      </w:r>
      <w:r w:rsidRPr="00D073EF">
        <w:rPr>
          <w:rFonts w:hint="eastAsia"/>
          <w:szCs w:val="21"/>
        </w:rPr>
        <w:t>次测试。这些工作如果由手工完成将耗费大量人力，为快速测得所有</w:t>
      </w:r>
      <w:r w:rsidRPr="00D073EF">
        <w:rPr>
          <w:rFonts w:hint="eastAsia"/>
          <w:szCs w:val="21"/>
        </w:rPr>
        <w:t>FEE</w:t>
      </w:r>
      <w:r w:rsidRPr="00D073EF">
        <w:rPr>
          <w:rFonts w:hint="eastAsia"/>
          <w:szCs w:val="21"/>
        </w:rPr>
        <w:t>通道的性能指标，亟待设计一个自动测试软件。</w:t>
      </w:r>
    </w:p>
    <w:p w:rsidR="00D073EF" w:rsidRPr="00D073EF" w:rsidRDefault="00D073EF" w:rsidP="00FD2A2B">
      <w:pPr>
        <w:spacing w:line="360" w:lineRule="auto"/>
        <w:ind w:left="993" w:hanging="567"/>
        <w:rPr>
          <w:rFonts w:ascii="Times New Roman" w:hAnsi="Times New Roman"/>
          <w:b/>
          <w:kern w:val="0"/>
          <w:szCs w:val="21"/>
        </w:rPr>
      </w:pPr>
      <w:r w:rsidRPr="00D073EF">
        <w:rPr>
          <w:rFonts w:ascii="Times New Roman" w:hAnsi="Times New Roman" w:hint="eastAsia"/>
          <w:b/>
          <w:kern w:val="0"/>
          <w:szCs w:val="21"/>
        </w:rPr>
        <w:t xml:space="preserve">1.3  </w:t>
      </w:r>
      <w:del w:id="217" w:author="felab" w:date="2015-07-27T17:22:00Z">
        <w:r w:rsidRPr="00D073EF" w:rsidDel="00E778D8">
          <w:rPr>
            <w:rFonts w:ascii="Times New Roman" w:hAnsi="Times New Roman" w:hint="eastAsia"/>
            <w:b/>
            <w:kern w:val="0"/>
            <w:szCs w:val="21"/>
          </w:rPr>
          <w:delText>BGO</w:delText>
        </w:r>
        <w:r w:rsidRPr="00D073EF" w:rsidDel="00E778D8">
          <w:rPr>
            <w:rFonts w:ascii="Times New Roman" w:hAnsi="Times New Roman" w:hint="eastAsia"/>
            <w:b/>
            <w:kern w:val="0"/>
            <w:szCs w:val="21"/>
          </w:rPr>
          <w:delText>量能器</w:delText>
        </w:r>
      </w:del>
      <w:ins w:id="218" w:author="felab" w:date="2015-07-27T17:22:00Z">
        <w:r w:rsidR="00E778D8">
          <w:rPr>
            <w:rFonts w:ascii="Times New Roman" w:hAnsi="Times New Roman" w:hint="eastAsia"/>
            <w:b/>
            <w:kern w:val="0"/>
            <w:szCs w:val="21"/>
          </w:rPr>
          <w:t>单机</w:t>
        </w:r>
      </w:ins>
      <w:r w:rsidRPr="00D073EF">
        <w:rPr>
          <w:rFonts w:ascii="Times New Roman" w:hAnsi="Times New Roman" w:hint="eastAsia"/>
          <w:b/>
          <w:kern w:val="0"/>
          <w:szCs w:val="21"/>
        </w:rPr>
        <w:t>地面环境模拟试验</w:t>
      </w:r>
    </w:p>
    <w:p w:rsidR="00D073EF" w:rsidRDefault="00D073EF" w:rsidP="00FD2A2B">
      <w:pPr>
        <w:spacing w:line="360" w:lineRule="auto"/>
        <w:ind w:firstLineChars="202" w:firstLine="424"/>
        <w:outlineLvl w:val="1"/>
        <w:rPr>
          <w:rFonts w:ascii="Times New Roman" w:hAnsi="Times New Roman"/>
          <w:szCs w:val="21"/>
        </w:rPr>
      </w:pPr>
      <w:r w:rsidRPr="00D073EF">
        <w:rPr>
          <w:rFonts w:ascii="Times New Roman" w:hAnsi="Times New Roman" w:hint="eastAsia"/>
          <w:szCs w:val="21"/>
        </w:rPr>
        <w:t>根据</w:t>
      </w:r>
      <w:ins w:id="219" w:author="felab" w:date="2015-07-27T17:23:00Z">
        <w:r w:rsidR="00E778D8">
          <w:rPr>
            <w:rFonts w:ascii="Times New Roman" w:hAnsi="Times New Roman" w:hint="eastAsia"/>
            <w:szCs w:val="21"/>
          </w:rPr>
          <w:t>航天项目的</w:t>
        </w:r>
      </w:ins>
      <w:r w:rsidRPr="00D073EF">
        <w:rPr>
          <w:rFonts w:ascii="Times New Roman" w:hAnsi="Times New Roman" w:hint="eastAsia"/>
          <w:szCs w:val="21"/>
        </w:rPr>
        <w:t>工程</w:t>
      </w:r>
      <w:ins w:id="220" w:author="felab" w:date="2015-07-27T17:23:00Z">
        <w:r w:rsidR="003B1125">
          <w:rPr>
            <w:rFonts w:ascii="Times New Roman" w:hAnsi="Times New Roman" w:hint="eastAsia"/>
            <w:szCs w:val="21"/>
          </w:rPr>
          <w:t>管理</w:t>
        </w:r>
      </w:ins>
      <w:r w:rsidRPr="00D073EF">
        <w:rPr>
          <w:rFonts w:ascii="Times New Roman" w:hAnsi="Times New Roman" w:hint="eastAsia"/>
          <w:szCs w:val="21"/>
        </w:rPr>
        <w:t>要求，</w:t>
      </w:r>
      <w:r w:rsidRPr="00D073EF">
        <w:rPr>
          <w:rFonts w:ascii="Times New Roman" w:hAnsi="Times New Roman" w:hint="eastAsia"/>
          <w:szCs w:val="21"/>
        </w:rPr>
        <w:t>BGO</w:t>
      </w:r>
      <w:r w:rsidRPr="00D073EF">
        <w:rPr>
          <w:rFonts w:ascii="Times New Roman" w:hAnsi="Times New Roman" w:hint="eastAsia"/>
          <w:szCs w:val="21"/>
        </w:rPr>
        <w:t>量</w:t>
      </w:r>
      <w:proofErr w:type="gramStart"/>
      <w:r w:rsidRPr="00D073EF">
        <w:rPr>
          <w:rFonts w:ascii="Times New Roman" w:hAnsi="Times New Roman" w:hint="eastAsia"/>
          <w:szCs w:val="21"/>
        </w:rPr>
        <w:t>能器</w:t>
      </w:r>
      <w:ins w:id="221" w:author="felab" w:date="2015-07-27T17:23:00Z">
        <w:r w:rsidR="00E778D8">
          <w:rPr>
            <w:rFonts w:ascii="Times New Roman" w:hAnsi="Times New Roman" w:hint="eastAsia"/>
            <w:szCs w:val="21"/>
          </w:rPr>
          <w:t>初</w:t>
        </w:r>
        <w:proofErr w:type="gramEnd"/>
        <w:r w:rsidR="003B1125">
          <w:rPr>
            <w:rFonts w:ascii="Times New Roman" w:hAnsi="Times New Roman" w:hint="eastAsia"/>
            <w:szCs w:val="21"/>
          </w:rPr>
          <w:t>、</w:t>
        </w:r>
        <w:r w:rsidR="00E778D8">
          <w:rPr>
            <w:rFonts w:ascii="Times New Roman" w:hAnsi="Times New Roman" w:hint="eastAsia"/>
            <w:szCs w:val="21"/>
          </w:rPr>
          <w:t>正样</w:t>
        </w:r>
      </w:ins>
      <w:r w:rsidRPr="00D073EF">
        <w:rPr>
          <w:rFonts w:ascii="Times New Roman" w:hAnsi="Times New Roman" w:hint="eastAsia"/>
          <w:szCs w:val="21"/>
        </w:rPr>
        <w:t>在正式交付前</w:t>
      </w:r>
      <w:ins w:id="222" w:author="felab" w:date="2015-07-27T17:23:00Z">
        <w:r w:rsidR="003B1125">
          <w:rPr>
            <w:rFonts w:ascii="Times New Roman" w:hAnsi="Times New Roman" w:hint="eastAsia"/>
            <w:szCs w:val="21"/>
          </w:rPr>
          <w:t>均</w:t>
        </w:r>
      </w:ins>
      <w:r w:rsidRPr="00D073EF">
        <w:rPr>
          <w:rFonts w:ascii="Times New Roman" w:hAnsi="Times New Roman" w:hint="eastAsia"/>
          <w:szCs w:val="21"/>
        </w:rPr>
        <w:t>需要进行</w:t>
      </w:r>
      <w:proofErr w:type="gramStart"/>
      <w:r w:rsidRPr="00D073EF">
        <w:rPr>
          <w:rFonts w:ascii="Times New Roman" w:hAnsi="Times New Roman" w:hint="eastAsia"/>
          <w:szCs w:val="21"/>
        </w:rPr>
        <w:t>单机</w:t>
      </w:r>
      <w:ins w:id="223" w:author="felab" w:date="2015-07-27T17:23:00Z">
        <w:r w:rsidR="003B1125">
          <w:rPr>
            <w:rFonts w:ascii="Times New Roman" w:hAnsi="Times New Roman" w:hint="eastAsia"/>
            <w:szCs w:val="21"/>
          </w:rPr>
          <w:t>级</w:t>
        </w:r>
        <w:proofErr w:type="gramEnd"/>
        <w:r w:rsidR="003B1125">
          <w:rPr>
            <w:rFonts w:ascii="Times New Roman" w:hAnsi="Times New Roman" w:hint="eastAsia"/>
            <w:szCs w:val="21"/>
          </w:rPr>
          <w:t>的</w:t>
        </w:r>
      </w:ins>
      <w:r w:rsidRPr="00D073EF">
        <w:rPr>
          <w:rFonts w:ascii="Times New Roman" w:hAnsi="Times New Roman" w:hint="eastAsia"/>
          <w:szCs w:val="21"/>
        </w:rPr>
        <w:t>环境</w:t>
      </w:r>
      <w:ins w:id="224" w:author="felab" w:date="2015-07-27T17:24:00Z">
        <w:r w:rsidR="003B1125">
          <w:rPr>
            <w:rFonts w:ascii="Times New Roman" w:hAnsi="Times New Roman" w:hint="eastAsia"/>
            <w:szCs w:val="21"/>
          </w:rPr>
          <w:t>模拟</w:t>
        </w:r>
      </w:ins>
      <w:ins w:id="225" w:author="felab" w:date="2015-07-27T17:23:00Z">
        <w:r w:rsidR="003B1125">
          <w:rPr>
            <w:rFonts w:ascii="Times New Roman" w:hAnsi="Times New Roman" w:hint="eastAsia"/>
            <w:szCs w:val="21"/>
          </w:rPr>
          <w:t>试验</w:t>
        </w:r>
      </w:ins>
      <w:del w:id="226" w:author="felab" w:date="2015-07-27T17:23:00Z">
        <w:r w:rsidRPr="00D073EF" w:rsidDel="003B1125">
          <w:rPr>
            <w:rFonts w:ascii="Times New Roman" w:hAnsi="Times New Roman" w:hint="eastAsia"/>
            <w:szCs w:val="21"/>
          </w:rPr>
          <w:delText>测试</w:delText>
        </w:r>
      </w:del>
      <w:r w:rsidRPr="00D073EF">
        <w:rPr>
          <w:rFonts w:ascii="Times New Roman" w:hAnsi="Times New Roman" w:hint="eastAsia"/>
          <w:szCs w:val="21"/>
        </w:rPr>
        <w:t>，主要包括力学试验、</w:t>
      </w:r>
      <w:r w:rsidRPr="00D073EF">
        <w:rPr>
          <w:rFonts w:ascii="Times New Roman" w:hAnsi="Times New Roman" w:hint="eastAsia"/>
          <w:szCs w:val="21"/>
        </w:rPr>
        <w:t>EMC</w:t>
      </w:r>
      <w:r w:rsidR="0039173B">
        <w:rPr>
          <w:rFonts w:ascii="Times New Roman" w:hAnsi="Times New Roman" w:hint="eastAsia"/>
          <w:szCs w:val="21"/>
        </w:rPr>
        <w:t>试验、</w:t>
      </w:r>
      <w:proofErr w:type="gramStart"/>
      <w:r w:rsidR="0039173B">
        <w:rPr>
          <w:rFonts w:ascii="Times New Roman" w:hAnsi="Times New Roman" w:hint="eastAsia"/>
          <w:szCs w:val="21"/>
        </w:rPr>
        <w:t>常压热</w:t>
      </w:r>
      <w:proofErr w:type="gramEnd"/>
      <w:r w:rsidR="0039173B">
        <w:rPr>
          <w:rFonts w:ascii="Times New Roman" w:hAnsi="Times New Roman" w:hint="eastAsia"/>
          <w:szCs w:val="21"/>
        </w:rPr>
        <w:t>循环试验、真空热试验（包括热平衡和真空热循环）及</w:t>
      </w:r>
      <w:proofErr w:type="gramStart"/>
      <w:r w:rsidR="0039173B">
        <w:rPr>
          <w:rFonts w:ascii="Times New Roman" w:hAnsi="Times New Roman" w:hint="eastAsia"/>
          <w:szCs w:val="21"/>
        </w:rPr>
        <w:t>老炼</w:t>
      </w:r>
      <w:proofErr w:type="gramEnd"/>
      <w:r w:rsidR="0039173B">
        <w:rPr>
          <w:rFonts w:ascii="Times New Roman" w:hAnsi="Times New Roman" w:hint="eastAsia"/>
          <w:szCs w:val="21"/>
        </w:rPr>
        <w:t>试验。</w:t>
      </w:r>
      <w:ins w:id="227" w:author="felab" w:date="2015-07-27T17:24:00Z">
        <w:r w:rsidR="003B1125">
          <w:rPr>
            <w:rFonts w:ascii="Times New Roman" w:hAnsi="Times New Roman" w:hint="eastAsia"/>
            <w:szCs w:val="21"/>
          </w:rPr>
          <w:t>这些试验一旦开始，</w:t>
        </w:r>
      </w:ins>
      <w:ins w:id="228" w:author="felab" w:date="2015-07-27T17:28:00Z">
        <w:r w:rsidR="003B1125">
          <w:rPr>
            <w:rFonts w:ascii="Times New Roman" w:hAnsi="Times New Roman" w:hint="eastAsia"/>
            <w:szCs w:val="21"/>
          </w:rPr>
          <w:t>就往往</w:t>
        </w:r>
      </w:ins>
      <w:ins w:id="229" w:author="felab" w:date="2015-07-27T17:24:00Z">
        <w:r w:rsidR="003B1125">
          <w:rPr>
            <w:rFonts w:ascii="Times New Roman" w:hAnsi="Times New Roman" w:hint="eastAsia"/>
            <w:szCs w:val="21"/>
          </w:rPr>
          <w:t>需要</w:t>
        </w:r>
      </w:ins>
      <w:ins w:id="230" w:author="felab" w:date="2015-07-27T17:25:00Z">
        <w:r w:rsidR="003B1125">
          <w:rPr>
            <w:rFonts w:ascii="Times New Roman" w:hAnsi="Times New Roman" w:hint="eastAsia"/>
            <w:szCs w:val="21"/>
          </w:rPr>
          <w:t>很多天的连续加电</w:t>
        </w:r>
      </w:ins>
      <w:ins w:id="231" w:author="felab" w:date="2015-07-27T17:24:00Z">
        <w:r w:rsidR="003B1125">
          <w:rPr>
            <w:rFonts w:ascii="Times New Roman" w:hAnsi="Times New Roman" w:hint="eastAsia"/>
            <w:szCs w:val="21"/>
          </w:rPr>
          <w:t>，</w:t>
        </w:r>
      </w:ins>
      <w:ins w:id="232" w:author="felab" w:date="2015-07-27T17:27:00Z">
        <w:r w:rsidR="003B1125">
          <w:rPr>
            <w:rFonts w:ascii="Times New Roman" w:hAnsi="Times New Roman" w:hint="eastAsia"/>
            <w:szCs w:val="21"/>
          </w:rPr>
          <w:t>期间需要</w:t>
        </w:r>
      </w:ins>
      <w:ins w:id="233" w:author="felab" w:date="2015-07-27T17:26:00Z">
        <w:r w:rsidR="003B1125">
          <w:rPr>
            <w:rFonts w:ascii="Times New Roman" w:hAnsi="Times New Roman" w:hint="eastAsia"/>
            <w:szCs w:val="21"/>
          </w:rPr>
          <w:t>试验值班人员</w:t>
        </w:r>
      </w:ins>
      <w:ins w:id="234" w:author="felab" w:date="2015-07-27T17:27:00Z">
        <w:r w:rsidR="003B1125">
          <w:rPr>
            <w:rFonts w:ascii="Times New Roman" w:hAnsi="Times New Roman" w:hint="eastAsia"/>
            <w:szCs w:val="21"/>
          </w:rPr>
          <w:t>24</w:t>
        </w:r>
        <w:r w:rsidR="003B1125">
          <w:rPr>
            <w:rFonts w:ascii="Times New Roman" w:hAnsi="Times New Roman" w:hint="eastAsia"/>
            <w:szCs w:val="21"/>
          </w:rPr>
          <w:t>小时</w:t>
        </w:r>
      </w:ins>
      <w:ins w:id="235" w:author="felab" w:date="2015-07-27T17:26:00Z">
        <w:r w:rsidR="003B1125">
          <w:rPr>
            <w:rFonts w:ascii="Times New Roman" w:hAnsi="Times New Roman" w:hint="eastAsia"/>
            <w:szCs w:val="21"/>
          </w:rPr>
          <w:t>值守</w:t>
        </w:r>
      </w:ins>
      <w:ins w:id="236" w:author="felab" w:date="2015-07-27T17:28:00Z">
        <w:r w:rsidR="003B1125">
          <w:rPr>
            <w:rFonts w:ascii="Times New Roman" w:hAnsi="Times New Roman" w:hint="eastAsia"/>
            <w:szCs w:val="21"/>
          </w:rPr>
          <w:t>。</w:t>
        </w:r>
      </w:ins>
      <w:ins w:id="237" w:author="felab" w:date="2015-07-27T17:24:00Z">
        <w:r w:rsidR="003B1125">
          <w:rPr>
            <w:rFonts w:ascii="Times New Roman" w:hAnsi="Times New Roman" w:hint="eastAsia"/>
            <w:szCs w:val="21"/>
          </w:rPr>
          <w:t>其中</w:t>
        </w:r>
      </w:ins>
      <w:proofErr w:type="gramStart"/>
      <w:r w:rsidR="00AB30BF">
        <w:rPr>
          <w:rFonts w:ascii="Times New Roman" w:hAnsi="Times New Roman" w:hint="eastAsia"/>
          <w:szCs w:val="21"/>
        </w:rPr>
        <w:t>常压热</w:t>
      </w:r>
      <w:proofErr w:type="gramEnd"/>
      <w:r w:rsidR="0039173B">
        <w:rPr>
          <w:rFonts w:ascii="Times New Roman" w:hAnsi="Times New Roman" w:hint="eastAsia"/>
          <w:szCs w:val="21"/>
        </w:rPr>
        <w:t>循环试验</w:t>
      </w:r>
      <w:r w:rsidRPr="00D073EF">
        <w:rPr>
          <w:rFonts w:ascii="Times New Roman" w:hAnsi="Times New Roman" w:hint="eastAsia"/>
          <w:szCs w:val="21"/>
        </w:rPr>
        <w:t>需要持续</w:t>
      </w:r>
      <w:ins w:id="238" w:author="felab" w:date="2015-07-27T17:24:00Z">
        <w:r w:rsidR="003B1125">
          <w:rPr>
            <w:rFonts w:ascii="Times New Roman" w:hAnsi="Times New Roman" w:hint="eastAsia"/>
            <w:szCs w:val="21"/>
          </w:rPr>
          <w:t>约</w:t>
        </w:r>
      </w:ins>
      <w:r w:rsidRPr="00D073EF">
        <w:rPr>
          <w:rFonts w:ascii="Times New Roman" w:hAnsi="Times New Roman" w:hint="eastAsia"/>
          <w:szCs w:val="21"/>
        </w:rPr>
        <w:t>10</w:t>
      </w:r>
      <w:r w:rsidRPr="00D073EF">
        <w:rPr>
          <w:rFonts w:ascii="Times New Roman" w:hAnsi="Times New Roman" w:hint="eastAsia"/>
          <w:szCs w:val="21"/>
        </w:rPr>
        <w:t>天，</w:t>
      </w:r>
      <w:proofErr w:type="gramStart"/>
      <w:r w:rsidRPr="00D073EF">
        <w:rPr>
          <w:rFonts w:ascii="Times New Roman" w:hAnsi="Times New Roman" w:hint="eastAsia"/>
          <w:szCs w:val="21"/>
        </w:rPr>
        <w:t>老炼</w:t>
      </w:r>
      <w:proofErr w:type="gramEnd"/>
      <w:r w:rsidRPr="00D073EF">
        <w:rPr>
          <w:rFonts w:ascii="Times New Roman" w:hAnsi="Times New Roman" w:hint="eastAsia"/>
          <w:szCs w:val="21"/>
        </w:rPr>
        <w:t>试验需要持续</w:t>
      </w:r>
      <w:r w:rsidRPr="00D073EF">
        <w:rPr>
          <w:rFonts w:ascii="Times New Roman" w:hAnsi="Times New Roman" w:hint="eastAsia"/>
          <w:szCs w:val="21"/>
        </w:rPr>
        <w:t>10</w:t>
      </w:r>
      <w:r w:rsidRPr="00D073EF">
        <w:rPr>
          <w:rFonts w:ascii="Times New Roman" w:hAnsi="Times New Roman" w:hint="eastAsia"/>
          <w:szCs w:val="21"/>
        </w:rPr>
        <w:t>天，热真空</w:t>
      </w:r>
      <w:r w:rsidR="006316C7">
        <w:rPr>
          <w:rFonts w:ascii="Times New Roman" w:hAnsi="Times New Roman" w:hint="eastAsia"/>
          <w:szCs w:val="21"/>
        </w:rPr>
        <w:t>试验</w:t>
      </w:r>
      <w:r w:rsidRPr="00D073EF">
        <w:rPr>
          <w:rFonts w:ascii="Times New Roman" w:hAnsi="Times New Roman" w:hint="eastAsia"/>
          <w:szCs w:val="21"/>
        </w:rPr>
        <w:t>需要持续</w:t>
      </w:r>
      <w:r w:rsidRPr="00D073EF">
        <w:rPr>
          <w:rFonts w:ascii="Times New Roman" w:hAnsi="Times New Roman" w:hint="eastAsia"/>
          <w:szCs w:val="21"/>
        </w:rPr>
        <w:t>15</w:t>
      </w:r>
      <w:r w:rsidRPr="00D073EF">
        <w:rPr>
          <w:rFonts w:ascii="Times New Roman" w:hAnsi="Times New Roman" w:hint="eastAsia"/>
          <w:szCs w:val="21"/>
        </w:rPr>
        <w:t>天，加上前后准备工作共计近两个月。</w:t>
      </w:r>
      <w:ins w:id="239" w:author="felab" w:date="2015-07-27T17:28:00Z">
        <w:r w:rsidR="00A74988">
          <w:rPr>
            <w:rFonts w:ascii="Times New Roman" w:hAnsi="Times New Roman" w:hint="eastAsia"/>
            <w:szCs w:val="21"/>
          </w:rPr>
          <w:t>因</w:t>
        </w:r>
      </w:ins>
      <w:r w:rsidRPr="00D073EF">
        <w:rPr>
          <w:rFonts w:ascii="Times New Roman" w:hAnsi="Times New Roman" w:hint="eastAsia"/>
          <w:szCs w:val="21"/>
        </w:rPr>
        <w:t>测试过程中</w:t>
      </w:r>
      <w:del w:id="240" w:author="felab" w:date="2015-07-27T17:28:00Z">
        <w:r w:rsidRPr="00D073EF" w:rsidDel="00A74988">
          <w:rPr>
            <w:rFonts w:ascii="Times New Roman" w:hAnsi="Times New Roman" w:hint="eastAsia"/>
            <w:szCs w:val="21"/>
          </w:rPr>
          <w:delText>BGO</w:delText>
        </w:r>
        <w:r w:rsidRPr="00D073EF" w:rsidDel="00A74988">
          <w:rPr>
            <w:rFonts w:ascii="Times New Roman" w:hAnsi="Times New Roman" w:hint="eastAsia"/>
            <w:szCs w:val="21"/>
          </w:rPr>
          <w:delText>量能器</w:delText>
        </w:r>
      </w:del>
      <w:r w:rsidRPr="00D073EF">
        <w:rPr>
          <w:rFonts w:ascii="Times New Roman" w:hAnsi="Times New Roman" w:hint="eastAsia"/>
          <w:szCs w:val="21"/>
        </w:rPr>
        <w:t>需要</w:t>
      </w:r>
      <w:ins w:id="241" w:author="felab" w:date="2015-07-27T17:28:00Z">
        <w:r w:rsidR="00A74988">
          <w:rPr>
            <w:rFonts w:ascii="Times New Roman" w:hAnsi="Times New Roman" w:hint="eastAsia"/>
            <w:szCs w:val="21"/>
          </w:rPr>
          <w:t>不间断地</w:t>
        </w:r>
      </w:ins>
      <w:del w:id="242" w:author="felab" w:date="2015-07-27T17:28:00Z">
        <w:r w:rsidRPr="00D073EF" w:rsidDel="00A74988">
          <w:rPr>
            <w:rFonts w:ascii="Times New Roman" w:hAnsi="Times New Roman" w:hint="eastAsia"/>
            <w:szCs w:val="21"/>
          </w:rPr>
          <w:delText>持续</w:delText>
        </w:r>
      </w:del>
      <w:ins w:id="243" w:author="felab" w:date="2015-07-27T17:28:00Z">
        <w:r w:rsidR="00A74988">
          <w:rPr>
            <w:rFonts w:ascii="Times New Roman" w:hAnsi="Times New Roman" w:hint="eastAsia"/>
            <w:szCs w:val="21"/>
          </w:rPr>
          <w:t>监测</w:t>
        </w:r>
        <w:r w:rsidR="00A74988" w:rsidRPr="00D073EF">
          <w:rPr>
            <w:rFonts w:ascii="Times New Roman" w:hAnsi="Times New Roman" w:hint="eastAsia"/>
            <w:szCs w:val="21"/>
          </w:rPr>
          <w:t>BGO</w:t>
        </w:r>
        <w:proofErr w:type="gramStart"/>
        <w:r w:rsidR="00A74988" w:rsidRPr="00D073EF">
          <w:rPr>
            <w:rFonts w:ascii="Times New Roman" w:hAnsi="Times New Roman" w:hint="eastAsia"/>
            <w:szCs w:val="21"/>
          </w:rPr>
          <w:t>量能器</w:t>
        </w:r>
        <w:r w:rsidR="00A74988">
          <w:rPr>
            <w:rFonts w:ascii="Times New Roman" w:hAnsi="Times New Roman" w:hint="eastAsia"/>
            <w:szCs w:val="21"/>
          </w:rPr>
          <w:t>的</w:t>
        </w:r>
      </w:ins>
      <w:proofErr w:type="gramEnd"/>
      <w:r w:rsidRPr="00D073EF">
        <w:rPr>
          <w:rFonts w:ascii="Times New Roman" w:hAnsi="Times New Roman" w:hint="eastAsia"/>
          <w:szCs w:val="21"/>
        </w:rPr>
        <w:t>工作</w:t>
      </w:r>
      <w:ins w:id="244" w:author="felab" w:date="2015-07-27T17:28:00Z">
        <w:r w:rsidR="00A74988">
          <w:rPr>
            <w:rFonts w:ascii="Times New Roman" w:hAnsi="Times New Roman" w:hint="eastAsia"/>
            <w:szCs w:val="21"/>
          </w:rPr>
          <w:t>状态</w:t>
        </w:r>
      </w:ins>
      <w:r w:rsidRPr="00D073EF">
        <w:rPr>
          <w:rFonts w:ascii="Times New Roman" w:hAnsi="Times New Roman" w:hint="eastAsia"/>
          <w:szCs w:val="21"/>
        </w:rPr>
        <w:t>，因此对于软件的稳定性有</w:t>
      </w:r>
      <w:del w:id="245" w:author="felab" w:date="2015-07-27T17:28:00Z">
        <w:r w:rsidRPr="00D073EF" w:rsidDel="00A74988">
          <w:rPr>
            <w:rFonts w:ascii="Times New Roman" w:hAnsi="Times New Roman" w:hint="eastAsia"/>
            <w:szCs w:val="21"/>
          </w:rPr>
          <w:delText>严格</w:delText>
        </w:r>
      </w:del>
      <w:ins w:id="246" w:author="felab" w:date="2015-07-27T17:28:00Z">
        <w:r w:rsidR="00A74988">
          <w:rPr>
            <w:rFonts w:ascii="Times New Roman" w:hAnsi="Times New Roman" w:hint="eastAsia"/>
            <w:szCs w:val="21"/>
          </w:rPr>
          <w:t>较高的</w:t>
        </w:r>
      </w:ins>
      <w:r w:rsidRPr="00D073EF">
        <w:rPr>
          <w:rFonts w:ascii="Times New Roman" w:hAnsi="Times New Roman" w:hint="eastAsia"/>
          <w:szCs w:val="21"/>
        </w:rPr>
        <w:t>要求。</w:t>
      </w:r>
      <w:ins w:id="247" w:author="felab" w:date="2015-07-27T17:28:00Z">
        <w:r w:rsidR="00A74988">
          <w:rPr>
            <w:rFonts w:ascii="Times New Roman" w:hAnsi="Times New Roman" w:hint="eastAsia"/>
            <w:szCs w:val="21"/>
          </w:rPr>
          <w:t>其次</w:t>
        </w:r>
      </w:ins>
      <w:ins w:id="248" w:author="felab" w:date="2015-07-27T17:29:00Z">
        <w:r w:rsidR="00A74988">
          <w:rPr>
            <w:rFonts w:ascii="Times New Roman" w:hAnsi="Times New Roman" w:hint="eastAsia"/>
            <w:szCs w:val="21"/>
          </w:rPr>
          <w:t>，为减轻值班人员的工作压力，一方面需要</w:t>
        </w:r>
      </w:ins>
      <w:ins w:id="249" w:author="lenovo" w:date="2015-07-29T15:18:00Z">
        <w:r w:rsidR="0092192D">
          <w:rPr>
            <w:rFonts w:ascii="Times New Roman" w:hAnsi="Times New Roman" w:hint="eastAsia"/>
            <w:szCs w:val="21"/>
          </w:rPr>
          <w:t>软件</w:t>
        </w:r>
      </w:ins>
      <w:ins w:id="250" w:author="felab" w:date="2015-07-27T17:29:00Z">
        <w:r w:rsidR="00A74988">
          <w:rPr>
            <w:rFonts w:ascii="Times New Roman" w:hAnsi="Times New Roman" w:hint="eastAsia"/>
            <w:szCs w:val="21"/>
          </w:rPr>
          <w:t>自动化记录各项状态参数</w:t>
        </w:r>
      </w:ins>
      <w:ins w:id="251" w:author="felab" w:date="2015-07-27T17:30:00Z">
        <w:r w:rsidR="00A74988">
          <w:rPr>
            <w:rFonts w:ascii="Times New Roman" w:hAnsi="Times New Roman" w:hint="eastAsia"/>
            <w:szCs w:val="21"/>
          </w:rPr>
          <w:t>以及操作日志</w:t>
        </w:r>
      </w:ins>
      <w:ins w:id="252" w:author="felab" w:date="2015-07-27T17:29:00Z">
        <w:del w:id="253" w:author="lenovo" w:date="2015-07-29T15:17:00Z">
          <w:r w:rsidR="00A74988" w:rsidDel="00AC35C9">
            <w:rPr>
              <w:rFonts w:ascii="Times New Roman" w:hAnsi="Times New Roman" w:hint="eastAsia"/>
              <w:szCs w:val="21"/>
            </w:rPr>
            <w:delText>。。。。</w:delText>
          </w:r>
        </w:del>
        <w:r w:rsidR="00A74988">
          <w:rPr>
            <w:rFonts w:ascii="Times New Roman" w:hAnsi="Times New Roman" w:hint="eastAsia"/>
            <w:szCs w:val="21"/>
          </w:rPr>
          <w:t>，</w:t>
        </w:r>
      </w:ins>
      <w:del w:id="254" w:author="felab" w:date="2015-07-27T17:29:00Z">
        <w:r w:rsidRPr="00D073EF" w:rsidDel="00A74988">
          <w:rPr>
            <w:rFonts w:ascii="Times New Roman" w:hAnsi="Times New Roman" w:hint="eastAsia"/>
            <w:szCs w:val="21"/>
          </w:rPr>
          <w:delText>由于过程中</w:delText>
        </w:r>
      </w:del>
      <w:ins w:id="255" w:author="felab" w:date="2015-07-27T17:29:00Z">
        <w:r w:rsidR="00A74988">
          <w:rPr>
            <w:rFonts w:ascii="Times New Roman" w:hAnsi="Times New Roman" w:hint="eastAsia"/>
            <w:szCs w:val="21"/>
          </w:rPr>
          <w:t>另一方面</w:t>
        </w:r>
      </w:ins>
      <w:r w:rsidRPr="00D073EF">
        <w:rPr>
          <w:rFonts w:ascii="Times New Roman" w:hAnsi="Times New Roman" w:hint="eastAsia"/>
          <w:szCs w:val="21"/>
        </w:rPr>
        <w:t>需要</w:t>
      </w:r>
      <w:ins w:id="256" w:author="felab" w:date="2015-07-27T17:29:00Z">
        <w:r w:rsidR="00A74988">
          <w:rPr>
            <w:rFonts w:ascii="Times New Roman" w:hAnsi="Times New Roman" w:hint="eastAsia"/>
            <w:szCs w:val="21"/>
          </w:rPr>
          <w:t>提供报警功能，并</w:t>
        </w:r>
      </w:ins>
      <w:r w:rsidRPr="00D073EF">
        <w:rPr>
          <w:rFonts w:ascii="Times New Roman" w:hAnsi="Times New Roman" w:hint="eastAsia"/>
          <w:szCs w:val="21"/>
        </w:rPr>
        <w:t>定期提醒值班人员</w:t>
      </w:r>
      <w:ins w:id="257" w:author="felab" w:date="2015-07-27T17:30:00Z">
        <w:r w:rsidR="00A74988">
          <w:rPr>
            <w:rFonts w:ascii="Times New Roman" w:hAnsi="Times New Roman" w:hint="eastAsia"/>
            <w:szCs w:val="21"/>
          </w:rPr>
          <w:t>手工</w:t>
        </w:r>
      </w:ins>
      <w:r w:rsidRPr="00D073EF">
        <w:rPr>
          <w:rFonts w:ascii="Times New Roman" w:hAnsi="Times New Roman" w:hint="eastAsia"/>
          <w:szCs w:val="21"/>
        </w:rPr>
        <w:t>记录</w:t>
      </w:r>
      <w:ins w:id="258" w:author="felab" w:date="2015-07-27T17:30:00Z">
        <w:r w:rsidR="00A74988">
          <w:rPr>
            <w:rFonts w:ascii="Times New Roman" w:hAnsi="Times New Roman" w:hint="eastAsia"/>
            <w:szCs w:val="21"/>
          </w:rPr>
          <w:t>一些</w:t>
        </w:r>
      </w:ins>
      <w:del w:id="259" w:author="felab" w:date="2015-07-27T17:30:00Z">
        <w:r w:rsidRPr="00D073EF" w:rsidDel="00A74988">
          <w:rPr>
            <w:rFonts w:ascii="Times New Roman" w:hAnsi="Times New Roman" w:hint="eastAsia"/>
            <w:szCs w:val="21"/>
          </w:rPr>
          <w:delText>供电模块</w:delText>
        </w:r>
      </w:del>
      <w:ins w:id="260" w:author="felab" w:date="2015-07-27T17:30:00Z">
        <w:r w:rsidR="00A74988">
          <w:rPr>
            <w:rFonts w:ascii="Times New Roman" w:hAnsi="Times New Roman" w:hint="eastAsia"/>
            <w:szCs w:val="21"/>
          </w:rPr>
          <w:t>试验设备的状态</w:t>
        </w:r>
      </w:ins>
      <w:r w:rsidRPr="00D073EF">
        <w:rPr>
          <w:rFonts w:ascii="Times New Roman" w:hAnsi="Times New Roman" w:hint="eastAsia"/>
          <w:szCs w:val="21"/>
        </w:rPr>
        <w:t>参数等</w:t>
      </w:r>
      <w:del w:id="261" w:author="felab" w:date="2015-07-27T17:30:00Z">
        <w:r w:rsidRPr="00D073EF" w:rsidDel="00A74988">
          <w:rPr>
            <w:rFonts w:ascii="Times New Roman" w:hAnsi="Times New Roman" w:hint="eastAsia"/>
            <w:szCs w:val="21"/>
          </w:rPr>
          <w:delText>信息，因此软件需要具备定期提醒功能和报警功能</w:delText>
        </w:r>
      </w:del>
      <w:r w:rsidRPr="00D073EF">
        <w:rPr>
          <w:rFonts w:ascii="Times New Roman" w:hAnsi="Times New Roman" w:hint="eastAsia"/>
          <w:szCs w:val="21"/>
        </w:rPr>
        <w:t>。</w:t>
      </w:r>
    </w:p>
    <w:p w:rsidR="00796069" w:rsidRDefault="00F2644C" w:rsidP="00D805AA">
      <w:pPr>
        <w:pStyle w:val="a9"/>
        <w:numPr>
          <w:ilvl w:val="0"/>
          <w:numId w:val="16"/>
        </w:numPr>
        <w:spacing w:beforeLines="50" w:before="156" w:afterLines="50" w:after="156" w:line="360" w:lineRule="auto"/>
        <w:ind w:firstLineChars="0"/>
        <w:outlineLvl w:val="0"/>
        <w:rPr>
          <w:rFonts w:ascii="Times New Roman" w:hAnsi="Times New Roman"/>
          <w:b/>
          <w:sz w:val="24"/>
        </w:rPr>
      </w:pPr>
      <w:ins w:id="262" w:author="felab" w:date="2015-07-27T17:32:00Z">
        <w:r>
          <w:rPr>
            <w:rFonts w:ascii="Times New Roman" w:hAnsi="Times New Roman" w:hint="eastAsia"/>
            <w:b/>
            <w:sz w:val="24"/>
          </w:rPr>
          <w:t>软件</w:t>
        </w:r>
      </w:ins>
      <w:r w:rsidR="00796069" w:rsidRPr="00796069">
        <w:rPr>
          <w:rFonts w:ascii="Times New Roman" w:hAnsi="Times New Roman" w:hint="eastAsia"/>
          <w:b/>
          <w:sz w:val="24"/>
        </w:rPr>
        <w:t>框架设计</w:t>
      </w:r>
    </w:p>
    <w:p w:rsidR="00120E4C" w:rsidRPr="00796069" w:rsidRDefault="00796069" w:rsidP="00D805AA">
      <w:pPr>
        <w:pStyle w:val="a9"/>
        <w:spacing w:beforeLines="50" w:before="156" w:afterLines="50" w:after="156" w:line="360" w:lineRule="auto"/>
        <w:ind w:left="360" w:firstLineChars="0" w:firstLine="0"/>
        <w:outlineLvl w:val="0"/>
        <w:rPr>
          <w:rFonts w:ascii="Times New Roman" w:hAnsi="Times New Roman"/>
          <w:b/>
          <w:sz w:val="24"/>
        </w:rPr>
      </w:pPr>
      <w:r>
        <w:rPr>
          <w:rFonts w:ascii="Times New Roman" w:hAnsi="Times New Roman" w:hint="eastAsia"/>
          <w:b/>
          <w:sz w:val="24"/>
        </w:rPr>
        <w:t xml:space="preserve">2.1  </w:t>
      </w:r>
      <w:r w:rsidRPr="00796069">
        <w:rPr>
          <w:rFonts w:ascii="Times New Roman" w:hAnsi="Times New Roman" w:hint="eastAsia"/>
          <w:b/>
          <w:sz w:val="24"/>
        </w:rPr>
        <w:t>硬件</w:t>
      </w:r>
      <w:del w:id="263" w:author="felab" w:date="2015-07-27T17:32:00Z">
        <w:r w:rsidRPr="00796069" w:rsidDel="00F2644C">
          <w:rPr>
            <w:rFonts w:ascii="Times New Roman" w:hAnsi="Times New Roman" w:hint="eastAsia"/>
            <w:b/>
            <w:sz w:val="24"/>
          </w:rPr>
          <w:delText>框架</w:delText>
        </w:r>
      </w:del>
      <w:ins w:id="264" w:author="felab" w:date="2015-07-27T17:32:00Z">
        <w:r w:rsidR="00F2644C">
          <w:rPr>
            <w:rFonts w:ascii="Times New Roman" w:hAnsi="Times New Roman" w:hint="eastAsia"/>
            <w:b/>
            <w:sz w:val="24"/>
          </w:rPr>
          <w:t>结构</w:t>
        </w:r>
      </w:ins>
    </w:p>
    <w:p w:rsidR="00FD2A2B" w:rsidDel="009E7C52" w:rsidRDefault="00796069">
      <w:pPr>
        <w:autoSpaceDE w:val="0"/>
        <w:autoSpaceDN w:val="0"/>
        <w:adjustRightInd w:val="0"/>
        <w:spacing w:line="360" w:lineRule="auto"/>
        <w:ind w:firstLineChars="200" w:firstLine="420"/>
        <w:jc w:val="left"/>
        <w:rPr>
          <w:del w:id="265" w:author="lenovo" w:date="2015-08-11T09:50:00Z"/>
          <w:rFonts w:ascii="Times New Roman" w:hAnsi="Times New Roman"/>
          <w:szCs w:val="21"/>
        </w:rPr>
      </w:pPr>
      <w:r w:rsidRPr="00796069">
        <w:rPr>
          <w:rFonts w:ascii="Times New Roman" w:hAnsi="Times New Roman" w:hint="eastAsia"/>
          <w:szCs w:val="21"/>
        </w:rPr>
        <w:lastRenderedPageBreak/>
        <w:t>为模拟数管</w:t>
      </w:r>
      <w:ins w:id="266" w:author="felab" w:date="2015-07-27T17:32:00Z">
        <w:r w:rsidR="00F2644C">
          <w:rPr>
            <w:rFonts w:ascii="Times New Roman" w:hAnsi="Times New Roman" w:hint="eastAsia"/>
            <w:szCs w:val="21"/>
          </w:rPr>
          <w:t>（数据管理器）</w:t>
        </w:r>
      </w:ins>
      <w:r w:rsidRPr="00796069">
        <w:rPr>
          <w:rFonts w:ascii="Times New Roman" w:hAnsi="Times New Roman" w:hint="eastAsia"/>
          <w:szCs w:val="21"/>
        </w:rPr>
        <w:t>对</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控制，在</w:t>
      </w:r>
      <w:r w:rsidRPr="00796069">
        <w:rPr>
          <w:rFonts w:ascii="Times New Roman" w:hAnsi="Times New Roman" w:hint="eastAsia"/>
          <w:szCs w:val="21"/>
        </w:rPr>
        <w:t>FEE</w:t>
      </w:r>
      <w:r w:rsidRPr="00796069">
        <w:rPr>
          <w:rFonts w:ascii="Times New Roman" w:hAnsi="Times New Roman" w:hint="eastAsia"/>
          <w:szCs w:val="21"/>
        </w:rPr>
        <w:t>调试和地面环境模拟试验中采用了由上位</w:t>
      </w:r>
      <w:proofErr w:type="gramStart"/>
      <w:r w:rsidRPr="00796069">
        <w:rPr>
          <w:rFonts w:ascii="Times New Roman" w:hAnsi="Times New Roman" w:hint="eastAsia"/>
          <w:szCs w:val="21"/>
        </w:rPr>
        <w:t>机控制</w:t>
      </w:r>
      <w:proofErr w:type="gramEnd"/>
      <w:r w:rsidRPr="00796069">
        <w:rPr>
          <w:rFonts w:ascii="Times New Roman" w:hAnsi="Times New Roman" w:hint="eastAsia"/>
          <w:szCs w:val="21"/>
        </w:rPr>
        <w:t>的地检数据管理板</w:t>
      </w:r>
      <w:r w:rsidRPr="00796069">
        <w:rPr>
          <w:rFonts w:ascii="Times New Roman" w:hAnsi="Times New Roman" w:hint="eastAsia"/>
          <w:szCs w:val="21"/>
        </w:rPr>
        <w:t>(</w:t>
      </w:r>
      <w:del w:id="267" w:author="lenovo" w:date="2015-07-29T15:19:00Z">
        <w:r w:rsidRPr="00796069" w:rsidDel="001824D1">
          <w:rPr>
            <w:rFonts w:ascii="Times New Roman" w:hAnsi="Times New Roman" w:hint="eastAsia"/>
            <w:szCs w:val="21"/>
          </w:rPr>
          <w:delText>GDM</w:delText>
        </w:r>
      </w:del>
      <w:ins w:id="268" w:author="felab" w:date="2015-07-27T17:33:00Z">
        <w:r w:rsidR="00C355A5">
          <w:rPr>
            <w:rFonts w:ascii="Times New Roman" w:hAnsi="Times New Roman" w:hint="eastAsia"/>
            <w:szCs w:val="21"/>
          </w:rPr>
          <w:t>在本项目中</w:t>
        </w:r>
      </w:ins>
      <w:ins w:id="269" w:author="felab" w:date="2015-07-27T17:44:00Z">
        <w:r w:rsidR="00340664">
          <w:rPr>
            <w:rFonts w:ascii="Times New Roman" w:hAnsi="Times New Roman" w:hint="eastAsia"/>
            <w:szCs w:val="21"/>
          </w:rPr>
          <w:t>也</w:t>
        </w:r>
      </w:ins>
      <w:ins w:id="270" w:author="felab" w:date="2015-07-27T17:33:00Z">
        <w:r w:rsidR="00C355A5">
          <w:rPr>
            <w:rFonts w:ascii="Times New Roman" w:hAnsi="Times New Roman" w:hint="eastAsia"/>
            <w:szCs w:val="21"/>
          </w:rPr>
          <w:t>称为</w:t>
        </w:r>
        <w:del w:id="271" w:author="lenovo" w:date="2015-08-11T10:47:00Z">
          <w:r w:rsidR="00C355A5" w:rsidDel="00966D05">
            <w:rPr>
              <w:rFonts w:ascii="Times New Roman" w:hAnsi="Times New Roman" w:hint="eastAsia"/>
              <w:szCs w:val="21"/>
            </w:rPr>
            <w:delText>Sub</w:delText>
          </w:r>
        </w:del>
      </w:ins>
      <w:ins w:id="272" w:author="lenovo" w:date="2015-08-11T10:47:00Z">
        <w:r w:rsidR="00966D05">
          <w:rPr>
            <w:rFonts w:ascii="Times New Roman" w:hAnsi="Times New Roman" w:hint="eastAsia"/>
            <w:szCs w:val="21"/>
          </w:rPr>
          <w:t>SUB</w:t>
        </w:r>
      </w:ins>
      <w:ins w:id="273" w:author="felab" w:date="2015-07-27T17:33:00Z">
        <w:r w:rsidR="00C355A5">
          <w:rPr>
            <w:rFonts w:ascii="Times New Roman" w:hAnsi="Times New Roman" w:hint="eastAsia"/>
            <w:szCs w:val="21"/>
          </w:rPr>
          <w:t>-DAQ</w:t>
        </w:r>
      </w:ins>
      <w:r w:rsidRPr="00796069">
        <w:rPr>
          <w:rFonts w:ascii="Times New Roman" w:hAnsi="Times New Roman" w:hint="eastAsia"/>
          <w:szCs w:val="21"/>
        </w:rPr>
        <w:t>)</w:t>
      </w:r>
      <w:r w:rsidRPr="00796069">
        <w:rPr>
          <w:rFonts w:ascii="Times New Roman" w:hAnsi="Times New Roman" w:hint="eastAsia"/>
          <w:szCs w:val="21"/>
        </w:rPr>
        <w:t>来收发指令和采集科学数据，</w:t>
      </w:r>
      <w:del w:id="274" w:author="lenovo" w:date="2015-07-29T15:19:00Z">
        <w:r w:rsidRPr="00796069" w:rsidDel="001824D1">
          <w:rPr>
            <w:rFonts w:ascii="Times New Roman" w:hAnsi="Times New Roman" w:hint="eastAsia"/>
            <w:szCs w:val="21"/>
          </w:rPr>
          <w:delText>GDM</w:delText>
        </w:r>
      </w:del>
      <w:ins w:id="275" w:author="lenovo" w:date="2015-08-11T10:47:00Z">
        <w:r w:rsidR="00966D05">
          <w:rPr>
            <w:rFonts w:ascii="Times New Roman" w:hAnsi="Times New Roman" w:hint="eastAsia"/>
            <w:szCs w:val="21"/>
          </w:rPr>
          <w:t>SUB</w:t>
        </w:r>
      </w:ins>
      <w:ins w:id="276" w:author="lenovo" w:date="2015-07-29T15:19:00Z">
        <w:r w:rsidR="001824D1">
          <w:rPr>
            <w:rFonts w:ascii="Times New Roman" w:hAnsi="Times New Roman" w:hint="eastAsia"/>
            <w:szCs w:val="21"/>
          </w:rPr>
          <w:t>-DAQ</w:t>
        </w:r>
      </w:ins>
      <w:r w:rsidRPr="00796069">
        <w:rPr>
          <w:rFonts w:ascii="Times New Roman" w:hAnsi="Times New Roman" w:hint="eastAsia"/>
          <w:szCs w:val="21"/>
        </w:rPr>
        <w:lastRenderedPageBreak/>
        <w:t>负责汇总</w:t>
      </w:r>
      <w:proofErr w:type="gramStart"/>
      <w:r w:rsidRPr="00796069">
        <w:rPr>
          <w:rFonts w:ascii="Times New Roman" w:hAnsi="Times New Roman" w:hint="eastAsia"/>
          <w:szCs w:val="21"/>
        </w:rPr>
        <w:t>量能器的</w:t>
      </w:r>
      <w:proofErr w:type="gramEnd"/>
      <w:r w:rsidRPr="00796069">
        <w:rPr>
          <w:rFonts w:ascii="Times New Roman" w:hAnsi="Times New Roman" w:hint="eastAsia"/>
          <w:szCs w:val="21"/>
        </w:rPr>
        <w:t>16</w:t>
      </w:r>
      <w:r w:rsidRPr="00796069">
        <w:rPr>
          <w:rFonts w:ascii="Times New Roman" w:hAnsi="Times New Roman" w:hint="eastAsia"/>
          <w:szCs w:val="21"/>
        </w:rPr>
        <w:t>个</w:t>
      </w:r>
      <w:r w:rsidRPr="00796069">
        <w:rPr>
          <w:rFonts w:ascii="Times New Roman" w:hAnsi="Times New Roman" w:hint="eastAsia"/>
          <w:szCs w:val="21"/>
        </w:rPr>
        <w:t>FEE</w:t>
      </w:r>
      <w:r w:rsidRPr="00796069">
        <w:rPr>
          <w:rFonts w:ascii="Times New Roman" w:hAnsi="Times New Roman" w:hint="eastAsia"/>
          <w:szCs w:val="21"/>
        </w:rPr>
        <w:t>的电荷测量数据以及其中</w:t>
      </w:r>
      <w:r w:rsidRPr="00796069">
        <w:rPr>
          <w:rFonts w:ascii="Times New Roman" w:hAnsi="Times New Roman" w:hint="eastAsia"/>
          <w:szCs w:val="21"/>
        </w:rPr>
        <w:t>8</w:t>
      </w:r>
      <w:r w:rsidRPr="00796069">
        <w:rPr>
          <w:rFonts w:ascii="Times New Roman" w:hAnsi="Times New Roman" w:hint="eastAsia"/>
          <w:szCs w:val="21"/>
        </w:rPr>
        <w:t>块</w:t>
      </w:r>
      <w:r w:rsidRPr="00796069">
        <w:rPr>
          <w:rFonts w:ascii="Times New Roman" w:hAnsi="Times New Roman" w:hint="eastAsia"/>
          <w:szCs w:val="21"/>
        </w:rPr>
        <w:t>FEE-A</w:t>
      </w:r>
      <w:r w:rsidRPr="00796069">
        <w:rPr>
          <w:rFonts w:ascii="Times New Roman" w:hAnsi="Times New Roman" w:hint="eastAsia"/>
          <w:szCs w:val="21"/>
        </w:rPr>
        <w:t>的击中信号，并产生触发信号给</w:t>
      </w:r>
      <w:r w:rsidRPr="00796069">
        <w:rPr>
          <w:rFonts w:ascii="Times New Roman" w:hAnsi="Times New Roman" w:hint="eastAsia"/>
          <w:szCs w:val="21"/>
        </w:rPr>
        <w:t>FEE</w:t>
      </w:r>
      <w:r w:rsidRPr="00796069">
        <w:rPr>
          <w:rFonts w:ascii="Times New Roman" w:hAnsi="Times New Roman" w:hint="eastAsia"/>
          <w:szCs w:val="21"/>
        </w:rPr>
        <w:t>以控制其采集数据。</w:t>
      </w:r>
      <w:del w:id="277" w:author="lenovo" w:date="2015-07-29T15:19:00Z">
        <w:r w:rsidRPr="00796069" w:rsidDel="001824D1">
          <w:rPr>
            <w:rFonts w:ascii="Times New Roman" w:hAnsi="Times New Roman" w:hint="eastAsia"/>
            <w:szCs w:val="21"/>
          </w:rPr>
          <w:delText>GDM</w:delText>
        </w:r>
      </w:del>
      <w:ins w:id="278" w:author="lenovo" w:date="2015-08-11T10:47:00Z">
        <w:r w:rsidR="00966D05">
          <w:rPr>
            <w:rFonts w:ascii="Times New Roman" w:hAnsi="Times New Roman" w:hint="eastAsia"/>
            <w:szCs w:val="21"/>
          </w:rPr>
          <w:t>SUB</w:t>
        </w:r>
      </w:ins>
      <w:ins w:id="279" w:author="lenovo" w:date="2015-07-29T15:19:00Z">
        <w:r w:rsidR="001824D1">
          <w:rPr>
            <w:rFonts w:ascii="Times New Roman" w:hAnsi="Times New Roman" w:hint="eastAsia"/>
            <w:szCs w:val="21"/>
          </w:rPr>
          <w:t>-DAQ</w:t>
        </w:r>
      </w:ins>
      <w:r w:rsidRPr="00796069">
        <w:rPr>
          <w:rFonts w:ascii="Times New Roman" w:hAnsi="Times New Roman" w:hint="eastAsia"/>
          <w:szCs w:val="21"/>
        </w:rPr>
        <w:t>通过</w:t>
      </w:r>
      <w:r w:rsidRPr="00796069">
        <w:rPr>
          <w:rFonts w:ascii="Times New Roman" w:hAnsi="Times New Roman" w:hint="eastAsia"/>
          <w:szCs w:val="21"/>
        </w:rPr>
        <w:t>USB</w:t>
      </w:r>
      <w:r w:rsidRPr="00796069">
        <w:rPr>
          <w:rFonts w:ascii="Times New Roman" w:hAnsi="Times New Roman" w:hint="eastAsia"/>
          <w:szCs w:val="21"/>
        </w:rPr>
        <w:t>总线和</w:t>
      </w:r>
      <w:r w:rsidRPr="00796069">
        <w:rPr>
          <w:rFonts w:ascii="Times New Roman" w:hAnsi="Times New Roman" w:hint="eastAsia"/>
          <w:szCs w:val="21"/>
        </w:rPr>
        <w:t>RS422</w:t>
      </w:r>
      <w:r w:rsidR="00D246BD">
        <w:rPr>
          <w:rFonts w:ascii="Times New Roman" w:hAnsi="Times New Roman" w:hint="eastAsia"/>
          <w:szCs w:val="21"/>
        </w:rPr>
        <w:t>总线和上位机相连，具体结构如图</w:t>
      </w:r>
      <w:r w:rsidR="00D246BD">
        <w:rPr>
          <w:rFonts w:ascii="Times New Roman" w:hAnsi="Times New Roman" w:hint="eastAsia"/>
          <w:szCs w:val="21"/>
        </w:rPr>
        <w:t xml:space="preserve"> 1</w:t>
      </w:r>
      <w:r w:rsidRPr="00796069">
        <w:rPr>
          <w:rFonts w:ascii="Times New Roman" w:hAnsi="Times New Roman" w:hint="eastAsia"/>
          <w:szCs w:val="21"/>
        </w:rPr>
        <w:t>所示：</w:t>
      </w:r>
      <w:bookmarkStart w:id="280" w:name="OLE_LINK5"/>
      <w:bookmarkEnd w:id="280"/>
    </w:p>
    <w:p w:rsidR="00FD2A2B" w:rsidDel="009E7C52" w:rsidRDefault="00FD2A2B">
      <w:pPr>
        <w:autoSpaceDE w:val="0"/>
        <w:autoSpaceDN w:val="0"/>
        <w:adjustRightInd w:val="0"/>
        <w:spacing w:line="360" w:lineRule="auto"/>
        <w:ind w:firstLineChars="200" w:firstLine="420"/>
        <w:jc w:val="left"/>
        <w:rPr>
          <w:del w:id="281" w:author="lenovo" w:date="2015-08-11T09:50:00Z"/>
          <w:rFonts w:ascii="Times New Roman" w:hAnsi="Times New Roman"/>
          <w:szCs w:val="21"/>
        </w:rPr>
        <w:pPrChange w:id="282" w:author="lenovo" w:date="2015-08-11T10:36:00Z">
          <w:pPr>
            <w:autoSpaceDE w:val="0"/>
            <w:autoSpaceDN w:val="0"/>
            <w:adjustRightInd w:val="0"/>
            <w:spacing w:line="360" w:lineRule="auto"/>
            <w:jc w:val="left"/>
          </w:pPr>
        </w:pPrChange>
      </w:pPr>
    </w:p>
    <w:p w:rsidR="00FD2A2B" w:rsidRDefault="00FD2A2B">
      <w:pPr>
        <w:autoSpaceDE w:val="0"/>
        <w:autoSpaceDN w:val="0"/>
        <w:adjustRightInd w:val="0"/>
        <w:spacing w:line="360" w:lineRule="auto"/>
        <w:ind w:firstLine="360"/>
        <w:jc w:val="left"/>
        <w:rPr>
          <w:rFonts w:ascii="Times New Roman" w:hAnsi="Times New Roman"/>
          <w:szCs w:val="21"/>
        </w:rPr>
        <w:sectPr w:rsidR="00FD2A2B" w:rsidSect="00F93619">
          <w:footerReference w:type="default" r:id="rId11"/>
          <w:endnotePr>
            <w:numFmt w:val="decimal"/>
          </w:endnotePr>
          <w:type w:val="continuous"/>
          <w:pgSz w:w="11906" w:h="16838"/>
          <w:pgMar w:top="1440" w:right="1134" w:bottom="1440" w:left="1134" w:header="851" w:footer="992" w:gutter="0"/>
          <w:pgNumType w:fmt="numberInDash"/>
          <w:cols w:num="2" w:space="425"/>
          <w:titlePg/>
          <w:docGrid w:type="lines" w:linePitch="312"/>
        </w:sectPr>
        <w:pPrChange w:id="283" w:author="lenovo" w:date="2015-08-11T10:36:00Z">
          <w:pPr>
            <w:autoSpaceDE w:val="0"/>
            <w:autoSpaceDN w:val="0"/>
            <w:adjustRightInd w:val="0"/>
            <w:spacing w:line="360" w:lineRule="auto"/>
            <w:jc w:val="left"/>
          </w:pPr>
        </w:pPrChange>
      </w:pPr>
    </w:p>
    <w:p w:rsidR="0008215E" w:rsidRDefault="0008215E" w:rsidP="00FD2A2B">
      <w:pPr>
        <w:autoSpaceDE w:val="0"/>
        <w:autoSpaceDN w:val="0"/>
        <w:adjustRightInd w:val="0"/>
        <w:spacing w:line="360" w:lineRule="auto"/>
        <w:ind w:firstLineChars="200" w:firstLine="420"/>
        <w:jc w:val="left"/>
        <w:rPr>
          <w:rFonts w:ascii="Times New Roman" w:hAnsi="Times New Roman"/>
          <w:szCs w:val="21"/>
        </w:rPr>
      </w:pPr>
    </w:p>
    <w:bookmarkStart w:id="284" w:name="OLE_LINK6"/>
    <w:p w:rsidR="00D246BD" w:rsidDel="00B536A7" w:rsidRDefault="00B536A7" w:rsidP="00B536A7">
      <w:pPr>
        <w:keepNext/>
        <w:autoSpaceDE w:val="0"/>
        <w:autoSpaceDN w:val="0"/>
        <w:adjustRightInd w:val="0"/>
        <w:spacing w:line="360" w:lineRule="auto"/>
        <w:ind w:firstLineChars="200" w:firstLine="420"/>
        <w:jc w:val="center"/>
        <w:rPr>
          <w:del w:id="285" w:author="lenovo" w:date="2015-08-11T10:48:00Z"/>
        </w:rPr>
      </w:pPr>
      <w:r>
        <w:object w:dxaOrig="11059" w:dyaOrig="36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65pt;height:161.65pt" o:ole="">
            <v:imagedata r:id="rId12" o:title=""/>
          </v:shape>
          <o:OLEObject Type="Embed" ProgID="Visio.Drawing.11" ShapeID="_x0000_i1025" DrawAspect="Content" ObjectID="_1500809704" r:id="rId13"/>
        </w:object>
      </w:r>
      <w:bookmarkEnd w:id="284"/>
    </w:p>
    <w:p w:rsidR="00FD2A2B" w:rsidRDefault="00D246BD">
      <w:pPr>
        <w:keepNext/>
        <w:autoSpaceDE w:val="0"/>
        <w:autoSpaceDN w:val="0"/>
        <w:adjustRightInd w:val="0"/>
        <w:spacing w:line="360" w:lineRule="auto"/>
        <w:ind w:firstLineChars="200" w:firstLine="361"/>
        <w:jc w:val="center"/>
        <w:rPr>
          <w:rFonts w:ascii="Times New Roman" w:hAnsi="Times New Roman"/>
          <w:szCs w:val="21"/>
        </w:rPr>
        <w:sectPr w:rsidR="00FD2A2B" w:rsidSect="00FD2A2B">
          <w:endnotePr>
            <w:numFmt w:val="decimal"/>
          </w:endnotePr>
          <w:type w:val="continuous"/>
          <w:pgSz w:w="11906" w:h="16838"/>
          <w:pgMar w:top="1440" w:right="1134" w:bottom="1440" w:left="1134" w:header="851" w:footer="992" w:gutter="0"/>
          <w:pgNumType w:fmt="numberInDash"/>
          <w:cols w:space="425"/>
          <w:titlePg/>
          <w:docGrid w:type="lines" w:linePitch="312"/>
        </w:sectPr>
        <w:pPrChange w:id="286" w:author="lenovo" w:date="2015-08-11T10:48:00Z">
          <w:pPr>
            <w:pStyle w:val="a6"/>
            <w:jc w:val="center"/>
          </w:pPr>
        </w:pPrChange>
      </w:pPr>
      <w:r w:rsidRPr="00D246BD">
        <w:rPr>
          <w:rFonts w:ascii="Times New Roman" w:hAnsi="Times New Roman" w:hint="eastAsia"/>
          <w:b/>
          <w:noProof/>
          <w:kern w:val="0"/>
          <w:sz w:val="18"/>
          <w:szCs w:val="18"/>
        </w:rPr>
        <w:t>图</w:t>
      </w:r>
      <w:r w:rsidR="00522D4D" w:rsidRPr="00D246BD">
        <w:rPr>
          <w:rFonts w:ascii="Times New Roman" w:hAnsi="Times New Roman"/>
          <w:b/>
          <w:noProof/>
          <w:kern w:val="0"/>
          <w:sz w:val="18"/>
          <w:szCs w:val="18"/>
        </w:rPr>
        <w:fldChar w:fldCharType="begin"/>
      </w:r>
      <w:r w:rsidRPr="00D246BD">
        <w:rPr>
          <w:rFonts w:ascii="Times New Roman" w:hAnsi="Times New Roman" w:hint="eastAsia"/>
          <w:b/>
          <w:noProof/>
          <w:kern w:val="0"/>
          <w:sz w:val="18"/>
          <w:szCs w:val="18"/>
        </w:rPr>
        <w:instrText xml:space="preserve">SEQ </w:instrText>
      </w:r>
      <w:r w:rsidRPr="00D246BD">
        <w:rPr>
          <w:rFonts w:ascii="Times New Roman" w:hAnsi="Times New Roman" w:hint="eastAsia"/>
          <w:b/>
          <w:noProof/>
          <w:kern w:val="0"/>
          <w:sz w:val="18"/>
          <w:szCs w:val="18"/>
        </w:rPr>
        <w:instrText>图</w:instrText>
      </w:r>
      <w:r w:rsidRPr="00D246BD">
        <w:rPr>
          <w:rFonts w:ascii="Times New Roman" w:hAnsi="Times New Roman" w:hint="eastAsia"/>
          <w:b/>
          <w:noProof/>
          <w:kern w:val="0"/>
          <w:sz w:val="18"/>
          <w:szCs w:val="18"/>
        </w:rPr>
        <w:instrText xml:space="preserve"> \* ARABIC</w:instrText>
      </w:r>
      <w:r w:rsidR="00522D4D" w:rsidRPr="00D246BD">
        <w:rPr>
          <w:rFonts w:ascii="Times New Roman" w:hAnsi="Times New Roman"/>
          <w:b/>
          <w:noProof/>
          <w:kern w:val="0"/>
          <w:sz w:val="18"/>
          <w:szCs w:val="18"/>
        </w:rPr>
        <w:fldChar w:fldCharType="separate"/>
      </w:r>
      <w:r w:rsidR="005924CF">
        <w:rPr>
          <w:rFonts w:ascii="Times New Roman" w:hAnsi="Times New Roman"/>
          <w:b/>
          <w:noProof/>
          <w:kern w:val="0"/>
          <w:sz w:val="18"/>
          <w:szCs w:val="18"/>
        </w:rPr>
        <w:t>1</w:t>
      </w:r>
      <w:r w:rsidR="00522D4D" w:rsidRPr="00D246BD">
        <w:rPr>
          <w:rFonts w:ascii="Times New Roman" w:hAnsi="Times New Roman"/>
          <w:b/>
          <w:noProof/>
          <w:kern w:val="0"/>
          <w:sz w:val="18"/>
          <w:szCs w:val="18"/>
        </w:rPr>
        <w:fldChar w:fldCharType="end"/>
      </w:r>
      <w:r w:rsidRPr="00D246BD">
        <w:rPr>
          <w:rFonts w:ascii="Times New Roman" w:hAnsi="Times New Roman" w:hint="eastAsia"/>
          <w:b/>
          <w:noProof/>
          <w:kern w:val="0"/>
          <w:sz w:val="18"/>
          <w:szCs w:val="18"/>
        </w:rPr>
        <w:t>测试系统硬件框图</w:t>
      </w:r>
    </w:p>
    <w:p w:rsidR="00FD2A2B" w:rsidRDefault="00FD2A2B" w:rsidP="00FD2A2B">
      <w:pPr>
        <w:autoSpaceDE w:val="0"/>
        <w:autoSpaceDN w:val="0"/>
        <w:adjustRightInd w:val="0"/>
        <w:spacing w:line="360" w:lineRule="auto"/>
        <w:ind w:firstLineChars="200" w:firstLine="420"/>
        <w:jc w:val="left"/>
        <w:rPr>
          <w:rFonts w:ascii="Times New Roman" w:hAnsi="Times New Roman"/>
          <w:szCs w:val="21"/>
        </w:rPr>
        <w:sectPr w:rsidR="00FD2A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FD2A2B" w:rsidDel="009E7C52" w:rsidRDefault="00FD2A2B" w:rsidP="00FD2A2B">
      <w:pPr>
        <w:autoSpaceDE w:val="0"/>
        <w:autoSpaceDN w:val="0"/>
        <w:adjustRightInd w:val="0"/>
        <w:spacing w:line="360" w:lineRule="auto"/>
        <w:ind w:firstLineChars="200" w:firstLine="420"/>
        <w:jc w:val="left"/>
        <w:rPr>
          <w:del w:id="287" w:author="lenovo" w:date="2015-08-11T09:50:00Z"/>
          <w:rFonts w:ascii="Times New Roman" w:hAnsi="Times New Roman"/>
          <w:szCs w:val="21"/>
        </w:rPr>
      </w:pPr>
    </w:p>
    <w:p w:rsidR="00FD2A2B" w:rsidRPr="0008215E" w:rsidDel="009E7C52" w:rsidRDefault="00FD2A2B" w:rsidP="00FD2A2B">
      <w:pPr>
        <w:autoSpaceDE w:val="0"/>
        <w:autoSpaceDN w:val="0"/>
        <w:adjustRightInd w:val="0"/>
        <w:spacing w:line="360" w:lineRule="auto"/>
        <w:ind w:firstLineChars="200" w:firstLine="420"/>
        <w:jc w:val="left"/>
        <w:rPr>
          <w:del w:id="288" w:author="lenovo" w:date="2015-08-11T09:50:00Z"/>
          <w:rFonts w:ascii="Times New Roman" w:hAnsi="Times New Roman"/>
          <w:szCs w:val="21"/>
        </w:rPr>
      </w:pPr>
    </w:p>
    <w:p w:rsidR="00796069" w:rsidRPr="00796069" w:rsidRDefault="00796069" w:rsidP="00A956EF">
      <w:pPr>
        <w:pStyle w:val="a9"/>
        <w:spacing w:beforeLines="50" w:before="156" w:afterLines="50" w:after="156" w:line="360" w:lineRule="auto"/>
        <w:ind w:left="360" w:firstLineChars="0" w:firstLine="0"/>
        <w:outlineLvl w:val="0"/>
        <w:rPr>
          <w:rFonts w:ascii="Times New Roman" w:hAnsi="Times New Roman"/>
          <w:b/>
          <w:sz w:val="24"/>
        </w:rPr>
      </w:pPr>
      <w:r w:rsidRPr="00796069">
        <w:rPr>
          <w:rFonts w:ascii="Times New Roman" w:hAnsi="Times New Roman" w:hint="eastAsia"/>
          <w:b/>
          <w:sz w:val="24"/>
        </w:rPr>
        <w:t xml:space="preserve">2.2 </w:t>
      </w:r>
      <w:r w:rsidRPr="00796069">
        <w:rPr>
          <w:rFonts w:ascii="Times New Roman" w:hAnsi="Times New Roman" w:hint="eastAsia"/>
          <w:b/>
          <w:sz w:val="24"/>
        </w:rPr>
        <w:t>软件框架</w:t>
      </w:r>
    </w:p>
    <w:p w:rsidR="00796069" w:rsidRPr="00796069" w:rsidRDefault="00340664" w:rsidP="00FD2A2B">
      <w:pPr>
        <w:autoSpaceDE w:val="0"/>
        <w:autoSpaceDN w:val="0"/>
        <w:adjustRightInd w:val="0"/>
        <w:spacing w:line="360" w:lineRule="auto"/>
        <w:ind w:firstLineChars="200" w:firstLine="420"/>
        <w:rPr>
          <w:rFonts w:ascii="Times New Roman" w:hAnsi="Times New Roman"/>
          <w:szCs w:val="21"/>
        </w:rPr>
      </w:pPr>
      <w:ins w:id="289" w:author="felab" w:date="2015-07-27T17:45:00Z">
        <w:del w:id="290" w:author="lenovo" w:date="2015-07-29T15:33:00Z">
          <w:r w:rsidDel="00932AA4">
            <w:rPr>
              <w:rFonts w:ascii="Times New Roman" w:hAnsi="Times New Roman" w:hint="eastAsia"/>
              <w:szCs w:val="21"/>
            </w:rPr>
            <w:delText>加一两句引导。</w:delText>
          </w:r>
        </w:del>
      </w:ins>
      <w:ins w:id="291" w:author="lenovo" w:date="2015-07-29T15:38:00Z">
        <w:r w:rsidR="009C0BE0" w:rsidRPr="00796069">
          <w:rPr>
            <w:rFonts w:ascii="Times New Roman" w:hAnsi="Times New Roman" w:hint="eastAsia"/>
            <w:szCs w:val="21"/>
          </w:rPr>
          <w:t>本软件基于</w:t>
        </w:r>
        <w:r w:rsidR="009C0BE0" w:rsidRPr="00796069">
          <w:rPr>
            <w:rFonts w:ascii="Times New Roman" w:hAnsi="Times New Roman" w:hint="eastAsia"/>
            <w:szCs w:val="21"/>
          </w:rPr>
          <w:t>LabWindows/CVI</w:t>
        </w:r>
        <w:r w:rsidR="009C0BE0" w:rsidRPr="00796069">
          <w:rPr>
            <w:rFonts w:ascii="Times New Roman" w:hAnsi="Times New Roman" w:hint="eastAsia"/>
            <w:szCs w:val="21"/>
          </w:rPr>
          <w:t>平台开发，</w:t>
        </w:r>
      </w:ins>
      <w:r w:rsidR="00796069" w:rsidRPr="00796069">
        <w:rPr>
          <w:rFonts w:ascii="Times New Roman" w:hAnsi="Times New Roman" w:hint="eastAsia"/>
          <w:szCs w:val="21"/>
        </w:rPr>
        <w:t>LabWindows/CVI</w:t>
      </w:r>
      <w:r w:rsidR="00796069" w:rsidRPr="00796069">
        <w:rPr>
          <w:rFonts w:ascii="Times New Roman" w:hAnsi="Times New Roman" w:hint="eastAsia"/>
          <w:szCs w:val="21"/>
        </w:rPr>
        <w:t>是美国</w:t>
      </w:r>
      <w:r w:rsidR="00796069" w:rsidRPr="00796069">
        <w:rPr>
          <w:rFonts w:ascii="Times New Roman" w:hAnsi="Times New Roman" w:hint="eastAsia"/>
          <w:szCs w:val="21"/>
        </w:rPr>
        <w:t>NI</w:t>
      </w:r>
      <w:r w:rsidR="00796069" w:rsidRPr="00796069">
        <w:rPr>
          <w:rFonts w:ascii="Times New Roman" w:hAnsi="Times New Roman" w:hint="eastAsia"/>
          <w:szCs w:val="21"/>
        </w:rPr>
        <w:t>（</w:t>
      </w:r>
      <w:r w:rsidR="00796069" w:rsidRPr="00796069">
        <w:rPr>
          <w:rFonts w:ascii="Times New Roman" w:hAnsi="Times New Roman" w:hint="eastAsia"/>
          <w:szCs w:val="21"/>
        </w:rPr>
        <w:t>National Instruments</w:t>
      </w:r>
      <w:r w:rsidR="00796069" w:rsidRPr="00796069">
        <w:rPr>
          <w:rFonts w:ascii="Times New Roman" w:hAnsi="Times New Roman" w:hint="eastAsia"/>
          <w:szCs w:val="21"/>
        </w:rPr>
        <w:t>）公司利用虚拟仪器技术开发的面向计算机测控领域的软件开发平台，越来越广泛地应用于各种测控仪器仪表的开发。它是一个</w:t>
      </w:r>
      <w:r w:rsidR="00796069" w:rsidRPr="00796069">
        <w:rPr>
          <w:rFonts w:ascii="Times New Roman" w:hAnsi="Times New Roman" w:hint="eastAsia"/>
          <w:szCs w:val="21"/>
        </w:rPr>
        <w:t>ANSC C</w:t>
      </w:r>
      <w:r w:rsidR="00796069" w:rsidRPr="00796069">
        <w:rPr>
          <w:rFonts w:ascii="Times New Roman" w:hAnsi="Times New Roman" w:hint="eastAsia"/>
          <w:szCs w:val="21"/>
        </w:rPr>
        <w:t>的集成开发环境，将使用灵活的</w:t>
      </w:r>
      <w:r w:rsidR="00796069" w:rsidRPr="00796069">
        <w:rPr>
          <w:rFonts w:ascii="Times New Roman" w:hAnsi="Times New Roman" w:hint="eastAsia"/>
          <w:szCs w:val="21"/>
        </w:rPr>
        <w:t>C</w:t>
      </w:r>
      <w:r w:rsidR="00796069" w:rsidRPr="00796069">
        <w:rPr>
          <w:rFonts w:ascii="Times New Roman" w:hAnsi="Times New Roman" w:hint="eastAsia"/>
          <w:szCs w:val="21"/>
        </w:rPr>
        <w:t>语言平台与用于数据采集、分析和表达的测控专业工具有机地结合起来。利用其集成化开发环境、交互式编程方法和函数面板，大大增强了</w:t>
      </w:r>
      <w:r w:rsidR="00796069" w:rsidRPr="00796069">
        <w:rPr>
          <w:rFonts w:ascii="Times New Roman" w:hAnsi="Times New Roman" w:hint="eastAsia"/>
          <w:szCs w:val="21"/>
        </w:rPr>
        <w:t>C</w:t>
      </w:r>
      <w:r w:rsidR="00796069" w:rsidRPr="00796069">
        <w:rPr>
          <w:rFonts w:ascii="Times New Roman" w:hAnsi="Times New Roman" w:hint="eastAsia"/>
          <w:szCs w:val="21"/>
        </w:rPr>
        <w:t>语言的功能，并集成了</w:t>
      </w:r>
      <w:r w:rsidR="00796069" w:rsidRPr="00796069">
        <w:rPr>
          <w:rFonts w:ascii="Times New Roman" w:hAnsi="Times New Roman" w:hint="eastAsia"/>
          <w:szCs w:val="21"/>
        </w:rPr>
        <w:t>GPIB</w:t>
      </w:r>
      <w:r w:rsidR="00796069" w:rsidRPr="00796069">
        <w:rPr>
          <w:rFonts w:ascii="Times New Roman" w:hAnsi="Times New Roman" w:hint="eastAsia"/>
          <w:szCs w:val="21"/>
        </w:rPr>
        <w:t>、</w:t>
      </w:r>
      <w:r w:rsidR="00796069" w:rsidRPr="00796069">
        <w:rPr>
          <w:rFonts w:ascii="Times New Roman" w:hAnsi="Times New Roman" w:hint="eastAsia"/>
          <w:szCs w:val="21"/>
        </w:rPr>
        <w:t>VX</w:t>
      </w:r>
      <w:r w:rsidR="00796069" w:rsidRPr="00796069">
        <w:rPr>
          <w:rFonts w:ascii="Times New Roman" w:hAnsi="Times New Roman" w:hint="eastAsia"/>
          <w:szCs w:val="21"/>
        </w:rPr>
        <w:t>、</w:t>
      </w:r>
      <w:r w:rsidR="00796069" w:rsidRPr="00796069">
        <w:rPr>
          <w:rFonts w:ascii="Times New Roman" w:hAnsi="Times New Roman" w:hint="eastAsia"/>
          <w:szCs w:val="21"/>
        </w:rPr>
        <w:t>VISA</w:t>
      </w:r>
      <w:r w:rsidR="00796069" w:rsidRPr="00796069">
        <w:rPr>
          <w:rFonts w:ascii="Times New Roman" w:hAnsi="Times New Roman" w:hint="eastAsia"/>
          <w:szCs w:val="21"/>
        </w:rPr>
        <w:t>、</w:t>
      </w:r>
      <w:r w:rsidR="00796069" w:rsidRPr="00796069">
        <w:rPr>
          <w:rFonts w:ascii="Times New Roman" w:hAnsi="Times New Roman" w:hint="eastAsia"/>
          <w:szCs w:val="21"/>
        </w:rPr>
        <w:t>TCP</w:t>
      </w:r>
      <w:r w:rsidR="00796069" w:rsidRPr="00796069">
        <w:rPr>
          <w:rFonts w:ascii="Times New Roman" w:hAnsi="Times New Roman" w:hint="eastAsia"/>
          <w:szCs w:val="21"/>
        </w:rPr>
        <w:t>等函数库，为编写自动测试环境、数据采集系统，过程监控系统等应用软件提供了一个理想的开</w:t>
      </w:r>
      <w:r w:rsidR="00796069" w:rsidRPr="00796069">
        <w:rPr>
          <w:rFonts w:ascii="Times New Roman" w:hAnsi="Times New Roman" w:hint="eastAsia"/>
          <w:szCs w:val="21"/>
        </w:rPr>
        <w:lastRenderedPageBreak/>
        <w:t>发环境。</w:t>
      </w:r>
    </w:p>
    <w:p w:rsidR="0039450F" w:rsidRDefault="00796069" w:rsidP="0039450F">
      <w:pPr>
        <w:autoSpaceDE w:val="0"/>
        <w:autoSpaceDN w:val="0"/>
        <w:adjustRightInd w:val="0"/>
        <w:spacing w:line="360" w:lineRule="auto"/>
        <w:ind w:firstLineChars="200" w:firstLine="420"/>
        <w:rPr>
          <w:ins w:id="292" w:author="lenovo" w:date="2015-08-11T10:34:00Z"/>
          <w:rFonts w:ascii="Times New Roman" w:hAnsi="Times New Roman"/>
          <w:szCs w:val="21"/>
        </w:rPr>
      </w:pPr>
      <w:del w:id="293" w:author="lenovo" w:date="2015-07-29T15:38:00Z">
        <w:r w:rsidRPr="00796069" w:rsidDel="009C0BE0">
          <w:rPr>
            <w:rFonts w:ascii="Times New Roman" w:hAnsi="Times New Roman" w:hint="eastAsia"/>
            <w:szCs w:val="21"/>
          </w:rPr>
          <w:delText>本软件基于</w:delText>
        </w:r>
        <w:r w:rsidRPr="00796069" w:rsidDel="009C0BE0">
          <w:rPr>
            <w:rFonts w:ascii="Times New Roman" w:hAnsi="Times New Roman" w:hint="eastAsia"/>
            <w:szCs w:val="21"/>
          </w:rPr>
          <w:delText>LabWindows/CVI</w:delText>
        </w:r>
        <w:r w:rsidRPr="00796069" w:rsidDel="009C0BE0">
          <w:rPr>
            <w:rFonts w:ascii="Times New Roman" w:hAnsi="Times New Roman" w:hint="eastAsia"/>
            <w:szCs w:val="21"/>
          </w:rPr>
          <w:delText>平台开发，</w:delText>
        </w:r>
      </w:del>
      <w:ins w:id="294" w:author="lenovo" w:date="2015-07-29T15:38:00Z">
        <w:r w:rsidR="009C0BE0">
          <w:rPr>
            <w:rFonts w:ascii="Times New Roman" w:hAnsi="Times New Roman" w:hint="eastAsia"/>
            <w:szCs w:val="21"/>
          </w:rPr>
          <w:t>软件</w:t>
        </w:r>
      </w:ins>
      <w:r w:rsidRPr="00796069">
        <w:rPr>
          <w:rFonts w:ascii="Times New Roman" w:hAnsi="Times New Roman" w:hint="eastAsia"/>
          <w:szCs w:val="21"/>
        </w:rPr>
        <w:t>采用了模块化的结构，仔细考虑了接口需求和测试需求，设计了命令收发、数据获取等模块，基本软件框图如</w:t>
      </w:r>
      <w:r w:rsidR="00C54B2B">
        <w:rPr>
          <w:rFonts w:ascii="Times New Roman" w:hAnsi="Times New Roman" w:hint="eastAsia"/>
          <w:szCs w:val="21"/>
        </w:rPr>
        <w:t>图</w:t>
      </w:r>
      <w:r w:rsidR="00C54B2B">
        <w:rPr>
          <w:rFonts w:ascii="Times New Roman" w:hAnsi="Times New Roman" w:hint="eastAsia"/>
          <w:szCs w:val="21"/>
        </w:rPr>
        <w:t xml:space="preserve"> 2</w:t>
      </w:r>
      <w:r w:rsidR="00C54B2B">
        <w:rPr>
          <w:rFonts w:ascii="Times New Roman" w:hAnsi="Times New Roman" w:hint="eastAsia"/>
          <w:szCs w:val="21"/>
        </w:rPr>
        <w:t>所示</w:t>
      </w:r>
      <w:ins w:id="295" w:author="lenovo" w:date="2015-08-11T10:34:00Z">
        <w:r w:rsidR="0039450F">
          <w:rPr>
            <w:rFonts w:ascii="Times New Roman" w:hAnsi="Times New Roman" w:hint="eastAsia"/>
            <w:szCs w:val="21"/>
          </w:rPr>
          <w:t>。</w:t>
        </w:r>
      </w:ins>
    </w:p>
    <w:p w:rsidR="00D246BD" w:rsidDel="00A2727B" w:rsidRDefault="0039450F">
      <w:pPr>
        <w:autoSpaceDE w:val="0"/>
        <w:autoSpaceDN w:val="0"/>
        <w:adjustRightInd w:val="0"/>
        <w:spacing w:line="360" w:lineRule="auto"/>
        <w:ind w:firstLineChars="200" w:firstLine="420"/>
        <w:rPr>
          <w:del w:id="296" w:author="lenovo" w:date="2015-08-11T10:33:00Z"/>
          <w:rFonts w:ascii="Times New Roman" w:hAnsi="Times New Roman"/>
          <w:szCs w:val="21"/>
        </w:rPr>
        <w:sectPr w:rsidR="00D246BD" w:rsidDel="00A2727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ins w:id="297" w:author="lenovo" w:date="2015-08-11T10:34:00Z">
        <w:r w:rsidRPr="00796069">
          <w:rPr>
            <w:rFonts w:ascii="Times New Roman" w:hAnsi="Times New Roman" w:hint="eastAsia"/>
            <w:szCs w:val="21"/>
          </w:rPr>
          <w:t>命</w:t>
        </w:r>
      </w:ins>
      <w:del w:id="298" w:author="lenovo" w:date="2015-08-11T10:33:00Z">
        <w:r w:rsidR="00796069" w:rsidRPr="00796069" w:rsidDel="00A2727B">
          <w:rPr>
            <w:rFonts w:ascii="Times New Roman" w:hAnsi="Times New Roman" w:hint="eastAsia"/>
            <w:szCs w:val="21"/>
          </w:rPr>
          <w:delText>：</w:delText>
        </w:r>
      </w:del>
    </w:p>
    <w:p w:rsidR="00796069" w:rsidDel="00A2727B" w:rsidRDefault="00796069">
      <w:pPr>
        <w:autoSpaceDE w:val="0"/>
        <w:autoSpaceDN w:val="0"/>
        <w:adjustRightInd w:val="0"/>
        <w:spacing w:line="360" w:lineRule="auto"/>
        <w:ind w:firstLineChars="200" w:firstLine="420"/>
        <w:rPr>
          <w:del w:id="299" w:author="lenovo" w:date="2015-08-11T10:33:00Z"/>
          <w:rFonts w:ascii="Times New Roman" w:hAnsi="Times New Roman"/>
          <w:szCs w:val="21"/>
        </w:rPr>
      </w:pPr>
    </w:p>
    <w:p w:rsidR="00D246BD" w:rsidRPr="00C54B2B" w:rsidDel="00A2727B" w:rsidRDefault="00D246BD">
      <w:pPr>
        <w:autoSpaceDE w:val="0"/>
        <w:autoSpaceDN w:val="0"/>
        <w:adjustRightInd w:val="0"/>
        <w:spacing w:line="360" w:lineRule="auto"/>
        <w:ind w:firstLineChars="200" w:firstLine="420"/>
        <w:rPr>
          <w:del w:id="300" w:author="lenovo" w:date="2015-08-11T10:33:00Z"/>
        </w:rPr>
        <w:sectPr w:rsidR="00D246BD" w:rsidRPr="00C54B2B" w:rsidDel="00A2727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C54B2B" w:rsidDel="00A2727B" w:rsidRDefault="00D246BD">
      <w:pPr>
        <w:autoSpaceDE w:val="0"/>
        <w:autoSpaceDN w:val="0"/>
        <w:adjustRightInd w:val="0"/>
        <w:spacing w:line="360" w:lineRule="auto"/>
        <w:ind w:firstLineChars="200" w:firstLine="420"/>
        <w:rPr>
          <w:del w:id="301" w:author="lenovo" w:date="2015-08-11T10:33:00Z"/>
        </w:rPr>
        <w:pPrChange w:id="302" w:author="lenovo" w:date="2015-08-11T10:33:00Z">
          <w:pPr>
            <w:keepNext/>
            <w:autoSpaceDE w:val="0"/>
            <w:autoSpaceDN w:val="0"/>
            <w:adjustRightInd w:val="0"/>
            <w:spacing w:line="360" w:lineRule="auto"/>
            <w:ind w:firstLineChars="200" w:firstLine="420"/>
            <w:jc w:val="center"/>
          </w:pPr>
        </w:pPrChange>
      </w:pPr>
      <w:del w:id="303" w:author="lenovo" w:date="2015-08-11T10:33:00Z">
        <w:r w:rsidDel="00A2727B">
          <w:object w:dxaOrig="7756" w:dyaOrig="6177">
            <v:shape id="_x0000_i1026" type="#_x0000_t75" style="width:382.4pt;height:262.2pt" o:ole="">
              <v:imagedata r:id="rId14" o:title=""/>
            </v:shape>
            <o:OLEObject Type="Embed" ProgID="Visio.Drawing.11" ShapeID="_x0000_i1026" DrawAspect="Content" ObjectID="_1500809705" r:id="rId15"/>
          </w:object>
        </w:r>
      </w:del>
    </w:p>
    <w:p w:rsidR="00D246BD" w:rsidRPr="00C54B2B" w:rsidDel="00A2727B" w:rsidRDefault="00C54B2B">
      <w:pPr>
        <w:autoSpaceDE w:val="0"/>
        <w:autoSpaceDN w:val="0"/>
        <w:adjustRightInd w:val="0"/>
        <w:spacing w:line="360" w:lineRule="auto"/>
        <w:ind w:firstLineChars="200" w:firstLine="361"/>
        <w:rPr>
          <w:del w:id="304" w:author="lenovo" w:date="2015-08-11T10:33:00Z"/>
          <w:rFonts w:ascii="Times New Roman" w:hAnsi="Times New Roman"/>
          <w:b/>
          <w:noProof/>
          <w:kern w:val="0"/>
          <w:sz w:val="18"/>
          <w:szCs w:val="18"/>
        </w:rPr>
        <w:sectPr w:rsidR="00D246BD" w:rsidRPr="00C54B2B" w:rsidDel="00A2727B" w:rsidSect="00AB117E">
          <w:endnotePr>
            <w:numFmt w:val="decimal"/>
          </w:endnotePr>
          <w:type w:val="continuous"/>
          <w:pgSz w:w="11906" w:h="16838"/>
          <w:pgMar w:top="1440" w:right="1134" w:bottom="1440" w:left="1134" w:header="851" w:footer="992" w:gutter="0"/>
          <w:pgNumType w:fmt="numberInDash"/>
          <w:cols w:space="425"/>
          <w:titlePg w:val="0"/>
          <w:docGrid w:type="lines" w:linePitch="312"/>
          <w:sectPrChange w:id="305" w:author="lenovo" w:date="2015-08-11T10:15:00Z">
            <w:sectPr w:rsidR="00D246BD" w:rsidRPr="00C54B2B" w:rsidDel="00A2727B" w:rsidSect="00AB117E">
              <w:pgMar w:top="1440" w:right="1134" w:bottom="1440" w:left="1134" w:header="851" w:footer="992" w:gutter="0"/>
              <w:titlePg/>
            </w:sectPr>
          </w:sectPrChange>
        </w:sectPr>
        <w:pPrChange w:id="306" w:author="lenovo" w:date="2015-08-11T10:33:00Z">
          <w:pPr>
            <w:pStyle w:val="a6"/>
            <w:jc w:val="center"/>
          </w:pPr>
        </w:pPrChange>
      </w:pPr>
      <w:del w:id="307" w:author="lenovo" w:date="2015-08-11T10:33:00Z">
        <w:r w:rsidRPr="00C54B2B" w:rsidDel="00A2727B">
          <w:rPr>
            <w:rFonts w:ascii="Times New Roman" w:hAnsi="Times New Roman" w:hint="eastAsia"/>
            <w:b/>
            <w:noProof/>
            <w:kern w:val="0"/>
            <w:sz w:val="18"/>
            <w:szCs w:val="18"/>
          </w:rPr>
          <w:delText>图</w:delText>
        </w:r>
        <w:r w:rsidR="00522D4D" w:rsidRPr="00C54B2B" w:rsidDel="00A2727B">
          <w:rPr>
            <w:rFonts w:ascii="Times New Roman" w:hAnsi="Times New Roman"/>
            <w:b/>
            <w:noProof/>
            <w:kern w:val="0"/>
            <w:sz w:val="18"/>
            <w:szCs w:val="18"/>
          </w:rPr>
          <w:fldChar w:fldCharType="begin"/>
        </w:r>
        <w:r w:rsidRPr="00C54B2B" w:rsidDel="00A2727B">
          <w:rPr>
            <w:rFonts w:ascii="Times New Roman" w:hAnsi="Times New Roman" w:hint="eastAsia"/>
            <w:b/>
            <w:noProof/>
            <w:kern w:val="0"/>
            <w:sz w:val="18"/>
            <w:szCs w:val="18"/>
          </w:rPr>
          <w:delInstrText xml:space="preserve">SEQ </w:delInstrText>
        </w:r>
        <w:r w:rsidRPr="00C54B2B" w:rsidDel="00A2727B">
          <w:rPr>
            <w:rFonts w:ascii="Times New Roman" w:hAnsi="Times New Roman" w:hint="eastAsia"/>
            <w:b/>
            <w:noProof/>
            <w:kern w:val="0"/>
            <w:sz w:val="18"/>
            <w:szCs w:val="18"/>
          </w:rPr>
          <w:delInstrText>图</w:delInstrText>
        </w:r>
        <w:r w:rsidRPr="00C54B2B" w:rsidDel="00A2727B">
          <w:rPr>
            <w:rFonts w:ascii="Times New Roman" w:hAnsi="Times New Roman" w:hint="eastAsia"/>
            <w:b/>
            <w:noProof/>
            <w:kern w:val="0"/>
            <w:sz w:val="18"/>
            <w:szCs w:val="18"/>
          </w:rPr>
          <w:delInstrText xml:space="preserve"> \* ARABIC</w:delInstrText>
        </w:r>
        <w:r w:rsidR="00522D4D" w:rsidRPr="00C54B2B" w:rsidDel="00A2727B">
          <w:rPr>
            <w:rFonts w:ascii="Times New Roman" w:hAnsi="Times New Roman"/>
            <w:b/>
            <w:noProof/>
            <w:kern w:val="0"/>
            <w:sz w:val="18"/>
            <w:szCs w:val="18"/>
          </w:rPr>
          <w:fldChar w:fldCharType="separate"/>
        </w:r>
        <w:r w:rsidR="005924CF" w:rsidDel="00A2727B">
          <w:rPr>
            <w:rFonts w:ascii="Times New Roman" w:hAnsi="Times New Roman"/>
            <w:b/>
            <w:noProof/>
            <w:kern w:val="0"/>
            <w:sz w:val="18"/>
            <w:szCs w:val="18"/>
          </w:rPr>
          <w:delText>2</w:delText>
        </w:r>
        <w:r w:rsidR="00522D4D" w:rsidRPr="00C54B2B" w:rsidDel="00A2727B">
          <w:rPr>
            <w:rFonts w:ascii="Times New Roman" w:hAnsi="Times New Roman"/>
            <w:b/>
            <w:noProof/>
            <w:kern w:val="0"/>
            <w:sz w:val="18"/>
            <w:szCs w:val="18"/>
          </w:rPr>
          <w:fldChar w:fldCharType="end"/>
        </w:r>
        <w:r w:rsidRPr="00C54B2B" w:rsidDel="00A2727B">
          <w:rPr>
            <w:rFonts w:ascii="Times New Roman" w:hAnsi="Times New Roman" w:hint="eastAsia"/>
            <w:b/>
            <w:noProof/>
            <w:kern w:val="0"/>
            <w:sz w:val="18"/>
            <w:szCs w:val="18"/>
          </w:rPr>
          <w:delText>软件框图</w:delText>
        </w:r>
      </w:del>
    </w:p>
    <w:p w:rsidR="00D246BD" w:rsidDel="00A2727B" w:rsidRDefault="00D246BD">
      <w:pPr>
        <w:autoSpaceDE w:val="0"/>
        <w:autoSpaceDN w:val="0"/>
        <w:adjustRightInd w:val="0"/>
        <w:spacing w:line="360" w:lineRule="auto"/>
        <w:ind w:firstLineChars="200" w:firstLine="420"/>
        <w:rPr>
          <w:del w:id="308" w:author="lenovo" w:date="2015-08-11T10:33:00Z"/>
          <w:rFonts w:ascii="Times New Roman" w:hAnsi="Times New Roman"/>
          <w:szCs w:val="21"/>
        </w:rPr>
        <w:sectPr w:rsidR="00D246BD" w:rsidDel="00A2727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Change w:id="309" w:author="lenovo" w:date="2015-08-11T10:33:00Z">
          <w:pPr>
            <w:autoSpaceDE w:val="0"/>
            <w:autoSpaceDN w:val="0"/>
            <w:adjustRightInd w:val="0"/>
            <w:spacing w:line="360" w:lineRule="auto"/>
          </w:pPr>
        </w:pPrChange>
      </w:pPr>
    </w:p>
    <w:p w:rsidR="0039450F" w:rsidRDefault="00796069" w:rsidP="0039450F">
      <w:pPr>
        <w:autoSpaceDE w:val="0"/>
        <w:autoSpaceDN w:val="0"/>
        <w:adjustRightInd w:val="0"/>
        <w:spacing w:line="360" w:lineRule="auto"/>
        <w:ind w:firstLineChars="200" w:firstLine="420"/>
        <w:rPr>
          <w:ins w:id="310" w:author="lenovo" w:date="2015-08-11T10:34:00Z"/>
          <w:rFonts w:ascii="Times New Roman" w:hAnsi="Times New Roman"/>
          <w:szCs w:val="21"/>
        </w:rPr>
        <w:sectPr w:rsidR="0039450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del w:id="311" w:author="lenovo" w:date="2015-08-11T10:33:00Z">
        <w:r w:rsidRPr="00796069" w:rsidDel="00A2727B">
          <w:rPr>
            <w:rFonts w:ascii="Times New Roman" w:hAnsi="Times New Roman" w:hint="eastAsia"/>
            <w:szCs w:val="21"/>
          </w:rPr>
          <w:delText>命</w:delText>
        </w:r>
      </w:del>
      <w:r w:rsidRPr="00796069">
        <w:rPr>
          <w:rFonts w:ascii="Times New Roman" w:hAnsi="Times New Roman" w:hint="eastAsia"/>
          <w:szCs w:val="21"/>
        </w:rPr>
        <w:t>令控制模块通过</w:t>
      </w:r>
      <w:r w:rsidRPr="00796069">
        <w:rPr>
          <w:rFonts w:ascii="Times New Roman" w:hAnsi="Times New Roman" w:hint="eastAsia"/>
          <w:szCs w:val="21"/>
        </w:rPr>
        <w:t>RS-422</w:t>
      </w:r>
      <w:r w:rsidRPr="00796069">
        <w:rPr>
          <w:rFonts w:ascii="Times New Roman" w:hAnsi="Times New Roman" w:hint="eastAsia"/>
          <w:szCs w:val="21"/>
        </w:rPr>
        <w:t>接口连接</w:t>
      </w:r>
      <w:del w:id="312" w:author="lenovo" w:date="2015-07-29T15:19:00Z">
        <w:r w:rsidRPr="00796069" w:rsidDel="001824D1">
          <w:rPr>
            <w:rFonts w:ascii="Times New Roman" w:hAnsi="Times New Roman" w:hint="eastAsia"/>
            <w:szCs w:val="21"/>
          </w:rPr>
          <w:delText>GDM</w:delText>
        </w:r>
      </w:del>
      <w:ins w:id="313" w:author="lenovo" w:date="2015-08-11T10:47:00Z">
        <w:r w:rsidR="00966D05">
          <w:rPr>
            <w:rFonts w:ascii="Times New Roman" w:hAnsi="Times New Roman" w:hint="eastAsia"/>
            <w:szCs w:val="21"/>
          </w:rPr>
          <w:t>SUB</w:t>
        </w:r>
      </w:ins>
      <w:ins w:id="314" w:author="lenovo" w:date="2015-07-29T15:19:00Z">
        <w:r w:rsidR="001824D1">
          <w:rPr>
            <w:rFonts w:ascii="Times New Roman" w:hAnsi="Times New Roman" w:hint="eastAsia"/>
            <w:szCs w:val="21"/>
          </w:rPr>
          <w:t>-DAQ</w:t>
        </w:r>
      </w:ins>
      <w:r w:rsidRPr="00796069">
        <w:rPr>
          <w:rFonts w:ascii="Times New Roman" w:hAnsi="Times New Roman" w:hint="eastAsia"/>
          <w:szCs w:val="21"/>
        </w:rPr>
        <w:t>，负责对</w:t>
      </w:r>
      <w:r w:rsidRPr="00796069">
        <w:rPr>
          <w:rFonts w:ascii="Times New Roman" w:hAnsi="Times New Roman" w:hint="eastAsia"/>
          <w:szCs w:val="21"/>
        </w:rPr>
        <w:t>FEE</w:t>
      </w:r>
      <w:r w:rsidRPr="00796069">
        <w:rPr>
          <w:rFonts w:ascii="Times New Roman" w:hAnsi="Times New Roman" w:hint="eastAsia"/>
          <w:szCs w:val="21"/>
        </w:rPr>
        <w:t>发送指令，控制</w:t>
      </w:r>
      <w:r w:rsidRPr="00796069">
        <w:rPr>
          <w:rFonts w:ascii="Times New Roman" w:hAnsi="Times New Roman" w:hint="eastAsia"/>
          <w:szCs w:val="21"/>
        </w:rPr>
        <w:t>FEE</w:t>
      </w:r>
      <w:r w:rsidRPr="00796069">
        <w:rPr>
          <w:rFonts w:ascii="Times New Roman" w:hAnsi="Times New Roman" w:hint="eastAsia"/>
          <w:szCs w:val="21"/>
        </w:rPr>
        <w:t>的工作状态，同时将返回参数写入日志文件并将遥测状态显示于用户界面；数据获取模块由用户界面控制，通过</w:t>
      </w:r>
      <w:r w:rsidRPr="00796069">
        <w:rPr>
          <w:rFonts w:ascii="Times New Roman" w:hAnsi="Times New Roman" w:hint="eastAsia"/>
          <w:szCs w:val="21"/>
        </w:rPr>
        <w:t>USB</w:t>
      </w:r>
      <w:r w:rsidRPr="00796069">
        <w:rPr>
          <w:rFonts w:ascii="Times New Roman" w:hAnsi="Times New Roman" w:hint="eastAsia"/>
          <w:szCs w:val="21"/>
        </w:rPr>
        <w:t>接口从</w:t>
      </w:r>
      <w:del w:id="315" w:author="lenovo" w:date="2015-07-29T15:19:00Z">
        <w:r w:rsidRPr="00796069" w:rsidDel="001824D1">
          <w:rPr>
            <w:rFonts w:ascii="Times New Roman" w:hAnsi="Times New Roman" w:hint="eastAsia"/>
            <w:szCs w:val="21"/>
          </w:rPr>
          <w:delText>GDM</w:delText>
        </w:r>
      </w:del>
      <w:ins w:id="316" w:author="lenovo" w:date="2015-08-11T10:47:00Z">
        <w:r w:rsidR="00966D05">
          <w:rPr>
            <w:rFonts w:ascii="Times New Roman" w:hAnsi="Times New Roman" w:hint="eastAsia"/>
            <w:szCs w:val="21"/>
          </w:rPr>
          <w:t>SUB</w:t>
        </w:r>
      </w:ins>
      <w:ins w:id="317" w:author="lenovo" w:date="2015-07-29T15:19:00Z">
        <w:r w:rsidR="001824D1">
          <w:rPr>
            <w:rFonts w:ascii="Times New Roman" w:hAnsi="Times New Roman" w:hint="eastAsia"/>
            <w:szCs w:val="21"/>
          </w:rPr>
          <w:t>-DAQ</w:t>
        </w:r>
      </w:ins>
      <w:r w:rsidRPr="00796069">
        <w:rPr>
          <w:rFonts w:ascii="Times New Roman" w:hAnsi="Times New Roman" w:hint="eastAsia"/>
          <w:szCs w:val="21"/>
        </w:rPr>
        <w:t>获取采集到的科学数据，存入指定文件；信号发生器模块被用户界面的</w:t>
      </w:r>
      <w:r w:rsidRPr="00796069">
        <w:rPr>
          <w:rFonts w:ascii="Times New Roman" w:hAnsi="Times New Roman" w:hint="eastAsia"/>
          <w:szCs w:val="21"/>
        </w:rPr>
        <w:t>TA</w:t>
      </w:r>
      <w:r w:rsidRPr="00796069">
        <w:rPr>
          <w:rFonts w:ascii="Times New Roman" w:hAnsi="Times New Roman" w:hint="eastAsia"/>
          <w:szCs w:val="21"/>
        </w:rPr>
        <w:t>自检、信号源扫描和</w:t>
      </w:r>
      <w:r w:rsidRPr="00796069">
        <w:rPr>
          <w:rFonts w:ascii="Times New Roman" w:hAnsi="Times New Roman" w:hint="eastAsia"/>
          <w:szCs w:val="21"/>
        </w:rPr>
        <w:t>PMT</w:t>
      </w:r>
      <w:r w:rsidRPr="00796069">
        <w:rPr>
          <w:rFonts w:ascii="Times New Roman" w:hAnsi="Times New Roman" w:hint="eastAsia"/>
          <w:szCs w:val="21"/>
        </w:rPr>
        <w:t>测试等子模块控制，通过</w:t>
      </w:r>
      <w:r w:rsidRPr="00796069">
        <w:rPr>
          <w:rFonts w:ascii="Times New Roman" w:hAnsi="Times New Roman" w:hint="eastAsia"/>
          <w:szCs w:val="21"/>
        </w:rPr>
        <w:t>USB</w:t>
      </w:r>
      <w:r w:rsidRPr="00796069">
        <w:rPr>
          <w:rFonts w:ascii="Times New Roman" w:hAnsi="Times New Roman" w:hint="eastAsia"/>
          <w:szCs w:val="21"/>
        </w:rPr>
        <w:t>接口连接信号发生器和</w:t>
      </w:r>
      <w:del w:id="318" w:author="lenovo" w:date="2015-07-29T15:19:00Z">
        <w:r w:rsidRPr="00796069" w:rsidDel="001824D1">
          <w:rPr>
            <w:rFonts w:ascii="Times New Roman" w:hAnsi="Times New Roman" w:hint="eastAsia"/>
            <w:szCs w:val="21"/>
          </w:rPr>
          <w:delText>GDM</w:delText>
        </w:r>
      </w:del>
      <w:ins w:id="319" w:author="lenovo" w:date="2015-08-11T10:47:00Z">
        <w:r w:rsidR="00966D05">
          <w:rPr>
            <w:rFonts w:ascii="Times New Roman" w:hAnsi="Times New Roman" w:hint="eastAsia"/>
            <w:szCs w:val="21"/>
          </w:rPr>
          <w:t>SUB</w:t>
        </w:r>
      </w:ins>
      <w:ins w:id="320" w:author="lenovo" w:date="2015-07-29T15:19:00Z">
        <w:r w:rsidR="001824D1">
          <w:rPr>
            <w:rFonts w:ascii="Times New Roman" w:hAnsi="Times New Roman" w:hint="eastAsia"/>
            <w:szCs w:val="21"/>
          </w:rPr>
          <w:t>-DAQ</w:t>
        </w:r>
      </w:ins>
      <w:r w:rsidRPr="00796069">
        <w:rPr>
          <w:rFonts w:ascii="Times New Roman" w:hAnsi="Times New Roman" w:hint="eastAsia"/>
          <w:szCs w:val="21"/>
        </w:rPr>
        <w:t>，完成</w:t>
      </w:r>
      <w:ins w:id="321" w:author="lenovo" w:date="2015-07-29T15:39:00Z">
        <w:r w:rsidR="00AF55C5">
          <w:rPr>
            <w:rFonts w:ascii="Times New Roman" w:hAnsi="Times New Roman" w:hint="eastAsia"/>
            <w:szCs w:val="21"/>
          </w:rPr>
          <w:t>FEE</w:t>
        </w:r>
      </w:ins>
      <w:commentRangeStart w:id="322"/>
      <w:r w:rsidRPr="00796069">
        <w:rPr>
          <w:rFonts w:ascii="Times New Roman" w:hAnsi="Times New Roman" w:hint="eastAsia"/>
          <w:szCs w:val="21"/>
        </w:rPr>
        <w:t>功能测试</w:t>
      </w:r>
      <w:commentRangeEnd w:id="322"/>
      <w:r w:rsidR="00EA7B1C">
        <w:rPr>
          <w:rStyle w:val="af3"/>
        </w:rPr>
        <w:commentReference w:id="322"/>
      </w:r>
      <w:ins w:id="323" w:author="lenovo" w:date="2015-07-29T15:40:00Z">
        <w:r w:rsidR="00AF55C5">
          <w:rPr>
            <w:rFonts w:ascii="Times New Roman" w:hAnsi="Times New Roman" w:hint="eastAsia"/>
            <w:szCs w:val="21"/>
          </w:rPr>
          <w:t>和</w:t>
        </w:r>
        <w:r w:rsidR="00AF55C5">
          <w:rPr>
            <w:rFonts w:ascii="Times New Roman" w:hAnsi="Times New Roman" w:hint="eastAsia"/>
            <w:szCs w:val="21"/>
          </w:rPr>
          <w:t>PMT</w:t>
        </w:r>
        <w:r w:rsidR="00AF55C5">
          <w:rPr>
            <w:rFonts w:ascii="Times New Roman" w:hAnsi="Times New Roman" w:hint="eastAsia"/>
            <w:szCs w:val="21"/>
          </w:rPr>
          <w:t>性能测试</w:t>
        </w:r>
      </w:ins>
      <w:r w:rsidRPr="00796069">
        <w:rPr>
          <w:rFonts w:ascii="Times New Roman" w:hAnsi="Times New Roman" w:hint="eastAsia"/>
          <w:szCs w:val="21"/>
        </w:rPr>
        <w:t>。</w:t>
      </w:r>
    </w:p>
    <w:p w:rsidR="0039450F" w:rsidRDefault="0039450F" w:rsidP="0039450F">
      <w:pPr>
        <w:autoSpaceDE w:val="0"/>
        <w:autoSpaceDN w:val="0"/>
        <w:adjustRightInd w:val="0"/>
        <w:spacing w:line="360" w:lineRule="auto"/>
        <w:ind w:firstLineChars="200" w:firstLine="420"/>
        <w:rPr>
          <w:ins w:id="324" w:author="lenovo" w:date="2015-08-11T10:34:00Z"/>
          <w:rFonts w:ascii="Times New Roman" w:hAnsi="Times New Roman"/>
          <w:szCs w:val="21"/>
        </w:rPr>
      </w:pPr>
    </w:p>
    <w:p w:rsidR="0039450F" w:rsidRPr="00C54B2B" w:rsidRDefault="0039450F" w:rsidP="0039450F">
      <w:pPr>
        <w:autoSpaceDE w:val="0"/>
        <w:autoSpaceDN w:val="0"/>
        <w:adjustRightInd w:val="0"/>
        <w:spacing w:line="360" w:lineRule="auto"/>
        <w:ind w:firstLineChars="200" w:firstLine="420"/>
        <w:rPr>
          <w:ins w:id="325" w:author="lenovo" w:date="2015-08-11T10:34:00Z"/>
        </w:rPr>
        <w:sectPr w:rsidR="0039450F" w:rsidRPr="00C54B2B"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39450F" w:rsidRDefault="0039450F" w:rsidP="0039450F">
      <w:pPr>
        <w:keepNext/>
        <w:autoSpaceDE w:val="0"/>
        <w:autoSpaceDN w:val="0"/>
        <w:adjustRightInd w:val="0"/>
        <w:spacing w:line="360" w:lineRule="auto"/>
        <w:ind w:firstLineChars="200" w:firstLine="420"/>
        <w:jc w:val="center"/>
        <w:rPr>
          <w:ins w:id="326" w:author="lenovo" w:date="2015-08-11T10:34:00Z"/>
        </w:rPr>
      </w:pPr>
      <w:ins w:id="327" w:author="lenovo" w:date="2015-08-11T10:34:00Z">
        <w:r>
          <w:object w:dxaOrig="7756" w:dyaOrig="6177">
            <v:shape id="_x0000_i1027" type="#_x0000_t75" style="width:382.4pt;height:262.2pt" o:ole="">
              <v:imagedata r:id="rId14" o:title=""/>
            </v:shape>
            <o:OLEObject Type="Embed" ProgID="Visio.Drawing.11" ShapeID="_x0000_i1027" DrawAspect="Content" ObjectID="_1500809706" r:id="rId17"/>
          </w:object>
        </w:r>
      </w:ins>
    </w:p>
    <w:p w:rsidR="0039450F" w:rsidRPr="00C54B2B" w:rsidRDefault="0039450F" w:rsidP="0039450F">
      <w:pPr>
        <w:pStyle w:val="a6"/>
        <w:jc w:val="center"/>
        <w:rPr>
          <w:ins w:id="328" w:author="lenovo" w:date="2015-08-11T10:34:00Z"/>
          <w:rFonts w:ascii="Times New Roman" w:eastAsia="宋体" w:hAnsi="Times New Roman"/>
          <w:b/>
          <w:noProof/>
          <w:kern w:val="0"/>
          <w:sz w:val="18"/>
          <w:szCs w:val="18"/>
        </w:rPr>
        <w:sectPr w:rsidR="0039450F" w:rsidRPr="00C54B2B" w:rsidSect="00A368FA">
          <w:endnotePr>
            <w:numFmt w:val="decimal"/>
          </w:endnotePr>
          <w:type w:val="continuous"/>
          <w:pgSz w:w="11906" w:h="16838"/>
          <w:pgMar w:top="1440" w:right="1134" w:bottom="1440" w:left="1134" w:header="851" w:footer="992" w:gutter="0"/>
          <w:pgNumType w:fmt="numberInDash"/>
          <w:cols w:space="425"/>
          <w:docGrid w:type="lines" w:linePitch="312"/>
        </w:sectPr>
      </w:pPr>
      <w:ins w:id="329" w:author="lenovo" w:date="2015-08-11T10:34:00Z">
        <w:r w:rsidRPr="00C54B2B">
          <w:rPr>
            <w:rFonts w:ascii="Times New Roman" w:eastAsia="宋体" w:hAnsi="Times New Roman" w:hint="eastAsia"/>
            <w:b/>
            <w:noProof/>
            <w:kern w:val="0"/>
            <w:sz w:val="18"/>
            <w:szCs w:val="18"/>
          </w:rPr>
          <w:t>图</w:t>
        </w:r>
        <w:r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Pr="00C54B2B">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2</w:t>
        </w:r>
        <w:r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软件框图</w:t>
        </w:r>
      </w:ins>
    </w:p>
    <w:p w:rsidR="0039450F" w:rsidRDefault="0039450F" w:rsidP="0039450F">
      <w:pPr>
        <w:autoSpaceDE w:val="0"/>
        <w:autoSpaceDN w:val="0"/>
        <w:adjustRightInd w:val="0"/>
        <w:spacing w:line="360" w:lineRule="auto"/>
        <w:rPr>
          <w:ins w:id="330" w:author="lenovo" w:date="2015-08-11T10:34:00Z"/>
          <w:rFonts w:ascii="Times New Roman" w:hAnsi="Times New Roman"/>
          <w:szCs w:val="21"/>
        </w:rPr>
        <w:sectPr w:rsidR="0039450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3F4CA5" w:rsidRPr="00796069" w:rsidDel="0039450F" w:rsidRDefault="003F4CA5">
      <w:pPr>
        <w:autoSpaceDE w:val="0"/>
        <w:autoSpaceDN w:val="0"/>
        <w:adjustRightInd w:val="0"/>
        <w:spacing w:line="360" w:lineRule="auto"/>
        <w:ind w:firstLineChars="200" w:firstLine="420"/>
        <w:rPr>
          <w:del w:id="331" w:author="lenovo" w:date="2015-08-11T10:34:00Z"/>
          <w:rFonts w:ascii="Times New Roman" w:hAnsi="Times New Roman"/>
          <w:szCs w:val="21"/>
        </w:rPr>
      </w:pPr>
    </w:p>
    <w:p w:rsidR="00796069" w:rsidRDefault="00796069"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796069">
        <w:rPr>
          <w:rFonts w:ascii="Times New Roman" w:hAnsi="Times New Roman" w:hint="eastAsia"/>
          <w:b/>
          <w:sz w:val="24"/>
        </w:rPr>
        <w:t>软件功能实现</w:t>
      </w:r>
    </w:p>
    <w:p w:rsidR="00796069" w:rsidRPr="00796069" w:rsidRDefault="00796069" w:rsidP="00FD2A2B">
      <w:pPr>
        <w:pStyle w:val="a9"/>
        <w:autoSpaceDE w:val="0"/>
        <w:autoSpaceDN w:val="0"/>
        <w:adjustRightInd w:val="0"/>
        <w:spacing w:line="360" w:lineRule="auto"/>
        <w:ind w:left="360" w:firstLineChars="0" w:firstLine="0"/>
        <w:jc w:val="left"/>
        <w:rPr>
          <w:rFonts w:ascii="Times New Roman" w:hAnsi="Times New Roman"/>
          <w:b/>
          <w:sz w:val="24"/>
        </w:rPr>
      </w:pPr>
      <w:r>
        <w:rPr>
          <w:rFonts w:ascii="Times New Roman" w:hAnsi="Times New Roman" w:hint="eastAsia"/>
          <w:b/>
          <w:sz w:val="24"/>
        </w:rPr>
        <w:t xml:space="preserve">3.1 </w:t>
      </w:r>
      <w:r>
        <w:rPr>
          <w:rFonts w:ascii="Times New Roman" w:hAnsi="Times New Roman" w:hint="eastAsia"/>
          <w:b/>
          <w:sz w:val="24"/>
        </w:rPr>
        <w:t>接口部分</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本软件通过</w:t>
      </w:r>
      <w:r w:rsidRPr="00796069">
        <w:rPr>
          <w:rFonts w:ascii="Times New Roman" w:hAnsi="Times New Roman" w:hint="eastAsia"/>
          <w:szCs w:val="21"/>
        </w:rPr>
        <w:t>USB</w:t>
      </w:r>
      <w:r w:rsidRPr="00796069">
        <w:rPr>
          <w:rFonts w:ascii="Times New Roman" w:hAnsi="Times New Roman" w:hint="eastAsia"/>
          <w:szCs w:val="21"/>
        </w:rPr>
        <w:t>接口和</w:t>
      </w:r>
      <w:r w:rsidRPr="00796069">
        <w:rPr>
          <w:rFonts w:ascii="Times New Roman" w:hAnsi="Times New Roman" w:hint="eastAsia"/>
          <w:szCs w:val="21"/>
        </w:rPr>
        <w:t>RS-422</w:t>
      </w:r>
      <w:r w:rsidRPr="00796069">
        <w:rPr>
          <w:rFonts w:ascii="Times New Roman" w:hAnsi="Times New Roman" w:hint="eastAsia"/>
          <w:szCs w:val="21"/>
        </w:rPr>
        <w:t>接口连接硬件。</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USB</w:t>
      </w:r>
      <w:r w:rsidRPr="00796069">
        <w:rPr>
          <w:rFonts w:ascii="Times New Roman" w:hAnsi="Times New Roman" w:hint="eastAsia"/>
          <w:szCs w:val="21"/>
        </w:rPr>
        <w:t>接口由</w:t>
      </w:r>
      <w:del w:id="332" w:author="lenovo" w:date="2015-07-29T15:19:00Z">
        <w:r w:rsidRPr="00796069" w:rsidDel="001824D1">
          <w:rPr>
            <w:rFonts w:ascii="Times New Roman" w:hAnsi="Times New Roman" w:hint="eastAsia"/>
            <w:szCs w:val="21"/>
          </w:rPr>
          <w:delText>GDM</w:delText>
        </w:r>
      </w:del>
      <w:ins w:id="333" w:author="lenovo" w:date="2015-08-11T10:47:00Z">
        <w:r w:rsidR="00966D05">
          <w:rPr>
            <w:rFonts w:ascii="Times New Roman" w:hAnsi="Times New Roman" w:hint="eastAsia"/>
            <w:szCs w:val="21"/>
          </w:rPr>
          <w:t>SUB</w:t>
        </w:r>
      </w:ins>
      <w:ins w:id="334" w:author="lenovo" w:date="2015-07-29T15:19:00Z">
        <w:r w:rsidR="001824D1">
          <w:rPr>
            <w:rFonts w:ascii="Times New Roman" w:hAnsi="Times New Roman" w:hint="eastAsia"/>
            <w:szCs w:val="21"/>
          </w:rPr>
          <w:t>-DAQ</w:t>
        </w:r>
      </w:ins>
      <w:r w:rsidRPr="00796069">
        <w:rPr>
          <w:rFonts w:ascii="Times New Roman" w:hAnsi="Times New Roman" w:hint="eastAsia"/>
          <w:szCs w:val="21"/>
        </w:rPr>
        <w:t>上的芯片</w:t>
      </w:r>
      <w:r w:rsidRPr="00796069">
        <w:rPr>
          <w:rFonts w:ascii="Times New Roman" w:hAnsi="Times New Roman" w:hint="eastAsia"/>
          <w:szCs w:val="21"/>
        </w:rPr>
        <w:t>CY68013</w:t>
      </w:r>
      <w:r w:rsidRPr="00796069">
        <w:rPr>
          <w:rFonts w:ascii="Times New Roman" w:hAnsi="Times New Roman" w:hint="eastAsia"/>
          <w:szCs w:val="21"/>
        </w:rPr>
        <w:t>驱动，实现与上位机的硬件连接，负责把科学数据由</w:t>
      </w:r>
      <w:del w:id="335" w:author="lenovo" w:date="2015-07-29T15:19:00Z">
        <w:r w:rsidRPr="00796069" w:rsidDel="001824D1">
          <w:rPr>
            <w:rFonts w:ascii="Times New Roman" w:hAnsi="Times New Roman" w:hint="eastAsia"/>
            <w:szCs w:val="21"/>
          </w:rPr>
          <w:delText>GDM</w:delText>
        </w:r>
      </w:del>
      <w:ins w:id="336" w:author="lenovo" w:date="2015-08-11T10:47:00Z">
        <w:r w:rsidR="00966D05">
          <w:rPr>
            <w:rFonts w:ascii="Times New Roman" w:hAnsi="Times New Roman" w:hint="eastAsia"/>
            <w:szCs w:val="21"/>
          </w:rPr>
          <w:t>SUB</w:t>
        </w:r>
      </w:ins>
      <w:ins w:id="337" w:author="lenovo" w:date="2015-07-29T15:19:00Z">
        <w:r w:rsidR="001824D1">
          <w:rPr>
            <w:rFonts w:ascii="Times New Roman" w:hAnsi="Times New Roman" w:hint="eastAsia"/>
            <w:szCs w:val="21"/>
          </w:rPr>
          <w:t>-DAQ</w:t>
        </w:r>
      </w:ins>
      <w:r w:rsidRPr="00796069">
        <w:rPr>
          <w:rFonts w:ascii="Times New Roman" w:hAnsi="Times New Roman" w:hint="eastAsia"/>
          <w:szCs w:val="21"/>
        </w:rPr>
        <w:t>传输给上位机，并将上位机对</w:t>
      </w:r>
      <w:del w:id="338" w:author="lenovo" w:date="2015-07-29T15:19:00Z">
        <w:r w:rsidRPr="00796069" w:rsidDel="001824D1">
          <w:rPr>
            <w:rFonts w:ascii="Times New Roman" w:hAnsi="Times New Roman" w:hint="eastAsia"/>
            <w:szCs w:val="21"/>
          </w:rPr>
          <w:delText>GDM</w:delText>
        </w:r>
      </w:del>
      <w:ins w:id="339" w:author="lenovo" w:date="2015-08-11T10:47:00Z">
        <w:r w:rsidR="00966D05">
          <w:rPr>
            <w:rFonts w:ascii="Times New Roman" w:hAnsi="Times New Roman" w:hint="eastAsia"/>
            <w:szCs w:val="21"/>
          </w:rPr>
          <w:t>SUB</w:t>
        </w:r>
      </w:ins>
      <w:ins w:id="340" w:author="lenovo" w:date="2015-07-29T15:19:00Z">
        <w:r w:rsidR="001824D1">
          <w:rPr>
            <w:rFonts w:ascii="Times New Roman" w:hAnsi="Times New Roman" w:hint="eastAsia"/>
            <w:szCs w:val="21"/>
          </w:rPr>
          <w:t>-DAQ</w:t>
        </w:r>
      </w:ins>
      <w:r w:rsidRPr="00796069">
        <w:rPr>
          <w:rFonts w:ascii="Times New Roman" w:hAnsi="Times New Roman" w:hint="eastAsia"/>
          <w:szCs w:val="21"/>
        </w:rPr>
        <w:t>的控制命令传输给</w:t>
      </w:r>
      <w:del w:id="341" w:author="lenovo" w:date="2015-07-29T15:19:00Z">
        <w:r w:rsidRPr="00796069" w:rsidDel="001824D1">
          <w:rPr>
            <w:rFonts w:ascii="Times New Roman" w:hAnsi="Times New Roman" w:hint="eastAsia"/>
            <w:szCs w:val="21"/>
          </w:rPr>
          <w:delText>GDM</w:delText>
        </w:r>
      </w:del>
      <w:ins w:id="342" w:author="lenovo" w:date="2015-08-11T10:47:00Z">
        <w:r w:rsidR="00966D05">
          <w:rPr>
            <w:rFonts w:ascii="Times New Roman" w:hAnsi="Times New Roman" w:hint="eastAsia"/>
            <w:szCs w:val="21"/>
          </w:rPr>
          <w:t>SUB</w:t>
        </w:r>
      </w:ins>
      <w:ins w:id="343" w:author="lenovo" w:date="2015-07-29T15:19:00Z">
        <w:r w:rsidR="001824D1">
          <w:rPr>
            <w:rFonts w:ascii="Times New Roman" w:hAnsi="Times New Roman" w:hint="eastAsia"/>
            <w:szCs w:val="21"/>
          </w:rPr>
          <w:t>-DAQ</w:t>
        </w:r>
      </w:ins>
      <w:r w:rsidRPr="00796069">
        <w:rPr>
          <w:rFonts w:ascii="Times New Roman" w:hAnsi="Times New Roman" w:hint="eastAsia"/>
          <w:szCs w:val="21"/>
        </w:rPr>
        <w:t>。传输方式在</w:t>
      </w:r>
      <w:r w:rsidRPr="00796069">
        <w:rPr>
          <w:rFonts w:ascii="Times New Roman" w:hAnsi="Times New Roman" w:hint="eastAsia"/>
          <w:szCs w:val="21"/>
        </w:rPr>
        <w:t>CY68013</w:t>
      </w:r>
      <w:r w:rsidRPr="00796069">
        <w:rPr>
          <w:rFonts w:ascii="Times New Roman" w:hAnsi="Times New Roman" w:hint="eastAsia"/>
          <w:szCs w:val="21"/>
        </w:rPr>
        <w:t>的固件中设置为批量（</w:t>
      </w:r>
      <w:r w:rsidRPr="00796069">
        <w:rPr>
          <w:rFonts w:ascii="Times New Roman" w:hAnsi="Times New Roman" w:hint="eastAsia"/>
          <w:szCs w:val="21"/>
        </w:rPr>
        <w:t>BULK</w:t>
      </w:r>
      <w:r w:rsidRPr="00796069">
        <w:rPr>
          <w:rFonts w:ascii="Times New Roman" w:hAnsi="Times New Roman" w:hint="eastAsia"/>
          <w:szCs w:val="21"/>
        </w:rPr>
        <w:t>）传输模式，并采用</w:t>
      </w:r>
      <w:r w:rsidRPr="00796069">
        <w:rPr>
          <w:rFonts w:ascii="Times New Roman" w:hAnsi="Times New Roman" w:hint="eastAsia"/>
          <w:szCs w:val="21"/>
        </w:rPr>
        <w:t>SLAVE FIFO</w:t>
      </w:r>
      <w:r w:rsidRPr="00796069">
        <w:rPr>
          <w:rFonts w:ascii="Times New Roman" w:hAnsi="Times New Roman" w:hint="eastAsia"/>
          <w:szCs w:val="21"/>
        </w:rPr>
        <w:t>的方式，保证了数据传输高速可靠。</w:t>
      </w:r>
    </w:p>
    <w:p w:rsidR="00796069"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同时，在信号源扫描测试和</w:t>
      </w:r>
      <w:r w:rsidRPr="00796069">
        <w:rPr>
          <w:rFonts w:ascii="Times New Roman" w:hAnsi="Times New Roman" w:hint="eastAsia"/>
          <w:szCs w:val="21"/>
        </w:rPr>
        <w:t>PMT</w:t>
      </w:r>
      <w:r w:rsidRPr="00796069">
        <w:rPr>
          <w:rFonts w:ascii="Times New Roman" w:hAnsi="Times New Roman" w:hint="eastAsia"/>
          <w:szCs w:val="21"/>
        </w:rPr>
        <w:t>测试中需要上位机通过</w:t>
      </w:r>
      <w:r w:rsidRPr="00796069">
        <w:rPr>
          <w:rFonts w:ascii="Times New Roman" w:hAnsi="Times New Roman" w:hint="eastAsia"/>
          <w:szCs w:val="21"/>
        </w:rPr>
        <w:t>USB</w:t>
      </w:r>
      <w:r w:rsidRPr="00796069">
        <w:rPr>
          <w:rFonts w:ascii="Times New Roman" w:hAnsi="Times New Roman" w:hint="eastAsia"/>
          <w:szCs w:val="21"/>
        </w:rPr>
        <w:t>接口对</w:t>
      </w:r>
      <w:r w:rsidRPr="00796069">
        <w:rPr>
          <w:rFonts w:ascii="Times New Roman" w:hAnsi="Times New Roman" w:hint="eastAsia"/>
          <w:szCs w:val="21"/>
        </w:rPr>
        <w:t>Tektronix AFG3252</w:t>
      </w:r>
      <w:r w:rsidRPr="00796069">
        <w:rPr>
          <w:rFonts w:ascii="Times New Roman" w:hAnsi="Times New Roman" w:hint="eastAsia"/>
          <w:szCs w:val="21"/>
        </w:rPr>
        <w:t>信号发生器进行控制。上位机通过虚拟仪器软件架构（</w:t>
      </w:r>
      <w:r w:rsidRPr="00796069">
        <w:rPr>
          <w:rFonts w:ascii="Times New Roman" w:hAnsi="Times New Roman" w:hint="eastAsia"/>
          <w:szCs w:val="21"/>
        </w:rPr>
        <w:t>Virtual instrument software architecture, VISA</w:t>
      </w:r>
      <w:r w:rsidRPr="00796069">
        <w:rPr>
          <w:rFonts w:ascii="Times New Roman" w:hAnsi="Times New Roman" w:hint="eastAsia"/>
          <w:szCs w:val="21"/>
        </w:rPr>
        <w:t>）来连接</w:t>
      </w:r>
      <w:r w:rsidRPr="00796069">
        <w:rPr>
          <w:rFonts w:ascii="Times New Roman" w:hAnsi="Times New Roman" w:hint="eastAsia"/>
          <w:szCs w:val="21"/>
        </w:rPr>
        <w:t>USB</w:t>
      </w:r>
      <w:r w:rsidRPr="00796069">
        <w:rPr>
          <w:rFonts w:ascii="Times New Roman" w:hAnsi="Times New Roman" w:hint="eastAsia"/>
          <w:szCs w:val="21"/>
        </w:rPr>
        <w:t>接口并控制</w:t>
      </w:r>
      <w:del w:id="344" w:author="lenovo" w:date="2015-07-29T15:19:00Z">
        <w:r w:rsidRPr="00796069" w:rsidDel="001824D1">
          <w:rPr>
            <w:rFonts w:ascii="Times New Roman" w:hAnsi="Times New Roman" w:hint="eastAsia"/>
            <w:szCs w:val="21"/>
          </w:rPr>
          <w:delText>GDM</w:delText>
        </w:r>
      </w:del>
      <w:ins w:id="345" w:author="lenovo" w:date="2015-08-11T10:47:00Z">
        <w:r w:rsidR="00966D05">
          <w:rPr>
            <w:rFonts w:ascii="Times New Roman" w:hAnsi="Times New Roman" w:hint="eastAsia"/>
            <w:szCs w:val="21"/>
          </w:rPr>
          <w:t>SUB</w:t>
        </w:r>
      </w:ins>
      <w:ins w:id="346" w:author="lenovo" w:date="2015-07-29T15:19:00Z">
        <w:r w:rsidR="001824D1">
          <w:rPr>
            <w:rFonts w:ascii="Times New Roman" w:hAnsi="Times New Roman" w:hint="eastAsia"/>
            <w:szCs w:val="21"/>
          </w:rPr>
          <w:t>-DAQ</w:t>
        </w:r>
      </w:ins>
      <w:r w:rsidRPr="00796069">
        <w:rPr>
          <w:rFonts w:ascii="Times New Roman" w:hAnsi="Times New Roman" w:hint="eastAsia"/>
          <w:szCs w:val="21"/>
        </w:rPr>
        <w:t>和信号源，所有相关控制函数都采用</w:t>
      </w:r>
      <w:r w:rsidRPr="00796069">
        <w:rPr>
          <w:rFonts w:ascii="Times New Roman" w:hAnsi="Times New Roman" w:hint="eastAsia"/>
          <w:szCs w:val="21"/>
        </w:rPr>
        <w:t>VISA</w:t>
      </w:r>
      <w:r w:rsidRPr="00796069">
        <w:rPr>
          <w:rFonts w:ascii="Times New Roman" w:hAnsi="Times New Roman" w:hint="eastAsia"/>
          <w:szCs w:val="21"/>
        </w:rPr>
        <w:t>所提供的函数进行处理。</w:t>
      </w:r>
    </w:p>
    <w:p w:rsidR="00D87244" w:rsidRPr="00796069" w:rsidRDefault="00796069" w:rsidP="00FD2A2B">
      <w:pPr>
        <w:autoSpaceDE w:val="0"/>
        <w:autoSpaceDN w:val="0"/>
        <w:adjustRightInd w:val="0"/>
        <w:spacing w:line="360" w:lineRule="auto"/>
        <w:ind w:firstLine="360"/>
        <w:jc w:val="left"/>
        <w:rPr>
          <w:rFonts w:ascii="Times New Roman" w:hAnsi="Times New Roman"/>
          <w:szCs w:val="21"/>
        </w:rPr>
      </w:pPr>
      <w:r w:rsidRPr="00796069">
        <w:rPr>
          <w:rFonts w:ascii="Times New Roman" w:hAnsi="Times New Roman" w:hint="eastAsia"/>
          <w:szCs w:val="21"/>
        </w:rPr>
        <w:t>RS-422</w:t>
      </w:r>
      <w:r w:rsidRPr="00796069">
        <w:rPr>
          <w:rFonts w:ascii="Times New Roman" w:hAnsi="Times New Roman" w:hint="eastAsia"/>
          <w:szCs w:val="21"/>
        </w:rPr>
        <w:t>接口在</w:t>
      </w:r>
      <w:del w:id="347" w:author="lenovo" w:date="2015-07-29T15:19:00Z">
        <w:r w:rsidRPr="00796069" w:rsidDel="001824D1">
          <w:rPr>
            <w:rFonts w:ascii="Times New Roman" w:hAnsi="Times New Roman" w:hint="eastAsia"/>
            <w:szCs w:val="21"/>
          </w:rPr>
          <w:delText>GDM</w:delText>
        </w:r>
      </w:del>
      <w:ins w:id="348" w:author="lenovo" w:date="2015-08-11T10:47:00Z">
        <w:r w:rsidR="00966D05">
          <w:rPr>
            <w:rFonts w:ascii="Times New Roman" w:hAnsi="Times New Roman" w:hint="eastAsia"/>
            <w:szCs w:val="21"/>
          </w:rPr>
          <w:t>SUB</w:t>
        </w:r>
      </w:ins>
      <w:ins w:id="349" w:author="lenovo" w:date="2015-07-29T15:19:00Z">
        <w:r w:rsidR="001824D1">
          <w:rPr>
            <w:rFonts w:ascii="Times New Roman" w:hAnsi="Times New Roman" w:hint="eastAsia"/>
            <w:szCs w:val="21"/>
          </w:rPr>
          <w:t>-DAQ</w:t>
        </w:r>
      </w:ins>
      <w:r w:rsidRPr="00796069">
        <w:rPr>
          <w:rFonts w:ascii="Times New Roman" w:hAnsi="Times New Roman" w:hint="eastAsia"/>
          <w:szCs w:val="21"/>
        </w:rPr>
        <w:t>上由</w:t>
      </w:r>
      <w:r w:rsidRPr="00796069">
        <w:rPr>
          <w:rFonts w:ascii="Times New Roman" w:hAnsi="Times New Roman" w:hint="eastAsia"/>
          <w:szCs w:val="21"/>
        </w:rPr>
        <w:t>FT230X</w:t>
      </w:r>
      <w:r w:rsidRPr="00796069">
        <w:rPr>
          <w:rFonts w:ascii="Times New Roman" w:hAnsi="Times New Roman" w:hint="eastAsia"/>
          <w:szCs w:val="21"/>
        </w:rPr>
        <w:t>芯片转换为</w:t>
      </w:r>
      <w:r w:rsidRPr="00796069">
        <w:rPr>
          <w:rFonts w:ascii="Times New Roman" w:hAnsi="Times New Roman" w:hint="eastAsia"/>
          <w:szCs w:val="21"/>
        </w:rPr>
        <w:t>USB</w:t>
      </w:r>
      <w:r w:rsidRPr="00796069">
        <w:rPr>
          <w:rFonts w:ascii="Times New Roman" w:hAnsi="Times New Roman" w:hint="eastAsia"/>
          <w:szCs w:val="21"/>
        </w:rPr>
        <w:t>接口，实现与上位机的硬件连接。在上位机</w:t>
      </w:r>
      <w:r w:rsidRPr="00796069">
        <w:rPr>
          <w:rFonts w:ascii="Times New Roman" w:hAnsi="Times New Roman" w:hint="eastAsia"/>
          <w:szCs w:val="21"/>
        </w:rPr>
        <w:lastRenderedPageBreak/>
        <w:t>软件里通过</w:t>
      </w:r>
      <w:r w:rsidRPr="00796069">
        <w:rPr>
          <w:rFonts w:ascii="Times New Roman" w:hAnsi="Times New Roman" w:hint="eastAsia"/>
          <w:szCs w:val="21"/>
        </w:rPr>
        <w:t>LabWindows/CVI</w:t>
      </w:r>
      <w:r w:rsidRPr="00796069">
        <w:rPr>
          <w:rFonts w:ascii="Times New Roman" w:hAnsi="Times New Roman" w:hint="eastAsia"/>
          <w:szCs w:val="21"/>
        </w:rPr>
        <w:t>自带函数库中</w:t>
      </w:r>
      <w:r w:rsidRPr="00796069">
        <w:rPr>
          <w:rFonts w:ascii="Times New Roman" w:hAnsi="Times New Roman" w:hint="eastAsia"/>
          <w:szCs w:val="21"/>
        </w:rPr>
        <w:t>OpenComConfig()</w:t>
      </w:r>
      <w:r w:rsidRPr="00796069">
        <w:rPr>
          <w:rFonts w:ascii="Times New Roman" w:hAnsi="Times New Roman" w:hint="eastAsia"/>
          <w:szCs w:val="21"/>
        </w:rPr>
        <w:t>来连接该接口，实现命令的发送和状态字的接收。</w:t>
      </w:r>
    </w:p>
    <w:p w:rsidR="00796069"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00796069" w:rsidRPr="00796069">
        <w:rPr>
          <w:rFonts w:ascii="Times New Roman" w:hAnsi="Times New Roman" w:hint="eastAsia"/>
          <w:b/>
          <w:sz w:val="24"/>
        </w:rPr>
        <w:t xml:space="preserve">.2 </w:t>
      </w:r>
      <w:r w:rsidR="00796069" w:rsidRPr="00796069">
        <w:rPr>
          <w:rFonts w:ascii="Times New Roman" w:hAnsi="Times New Roman" w:hint="eastAsia"/>
          <w:b/>
          <w:sz w:val="24"/>
        </w:rPr>
        <w:t>数据获取模块</w:t>
      </w:r>
    </w:p>
    <w:p w:rsidR="00796069" w:rsidRPr="00796069" w:rsidRDefault="008E15E0" w:rsidP="00FD2A2B">
      <w:pPr>
        <w:autoSpaceDE w:val="0"/>
        <w:autoSpaceDN w:val="0"/>
        <w:adjustRightInd w:val="0"/>
        <w:spacing w:line="360" w:lineRule="auto"/>
        <w:ind w:firstLineChars="200" w:firstLine="420"/>
        <w:rPr>
          <w:rFonts w:ascii="Times New Roman" w:hAnsi="Times New Roman"/>
          <w:szCs w:val="21"/>
        </w:rPr>
      </w:pPr>
      <w:r>
        <w:rPr>
          <w:rFonts w:ascii="Times New Roman" w:hAnsi="Times New Roman" w:hint="eastAsia"/>
          <w:szCs w:val="21"/>
        </w:rPr>
        <w:t>F</w:t>
      </w:r>
      <w:r w:rsidR="00796069" w:rsidRPr="00796069">
        <w:rPr>
          <w:rFonts w:ascii="Times New Roman" w:hAnsi="Times New Roman" w:hint="eastAsia"/>
          <w:szCs w:val="21"/>
        </w:rPr>
        <w:t>EE</w:t>
      </w:r>
      <w:r w:rsidR="00796069" w:rsidRPr="00796069">
        <w:rPr>
          <w:rFonts w:ascii="Times New Roman" w:hAnsi="Times New Roman" w:hint="eastAsia"/>
          <w:szCs w:val="21"/>
        </w:rPr>
        <w:t>的科学数据传输至</w:t>
      </w:r>
      <w:del w:id="350" w:author="lenovo" w:date="2015-07-29T15:19:00Z">
        <w:r w:rsidR="00796069" w:rsidRPr="00796069" w:rsidDel="001824D1">
          <w:rPr>
            <w:rFonts w:ascii="Times New Roman" w:hAnsi="Times New Roman" w:hint="eastAsia"/>
            <w:szCs w:val="21"/>
          </w:rPr>
          <w:delText>GDM</w:delText>
        </w:r>
      </w:del>
      <w:ins w:id="351" w:author="lenovo" w:date="2015-08-11T10:47:00Z">
        <w:r w:rsidR="00966D05">
          <w:rPr>
            <w:rFonts w:ascii="Times New Roman" w:hAnsi="Times New Roman" w:hint="eastAsia"/>
            <w:szCs w:val="21"/>
          </w:rPr>
          <w:t>SUB</w:t>
        </w:r>
      </w:ins>
      <w:ins w:id="352" w:author="lenovo" w:date="2015-07-29T15:19:00Z">
        <w:r w:rsidR="001824D1">
          <w:rPr>
            <w:rFonts w:ascii="Times New Roman" w:hAnsi="Times New Roman" w:hint="eastAsia"/>
            <w:szCs w:val="21"/>
          </w:rPr>
          <w:t>-DAQ</w:t>
        </w:r>
      </w:ins>
      <w:r w:rsidR="00796069" w:rsidRPr="00796069">
        <w:rPr>
          <w:rFonts w:ascii="Times New Roman" w:hAnsi="Times New Roman" w:hint="eastAsia"/>
          <w:szCs w:val="21"/>
        </w:rPr>
        <w:t>，由</w:t>
      </w:r>
      <w:del w:id="353" w:author="lenovo" w:date="2015-07-29T15:19:00Z">
        <w:r w:rsidR="00796069" w:rsidRPr="00796069" w:rsidDel="001824D1">
          <w:rPr>
            <w:rFonts w:ascii="Times New Roman" w:hAnsi="Times New Roman" w:hint="eastAsia"/>
            <w:szCs w:val="21"/>
          </w:rPr>
          <w:delText>GDM</w:delText>
        </w:r>
      </w:del>
      <w:ins w:id="354" w:author="lenovo" w:date="2015-08-11T10:47:00Z">
        <w:r w:rsidR="00966D05">
          <w:rPr>
            <w:rFonts w:ascii="Times New Roman" w:hAnsi="Times New Roman" w:hint="eastAsia"/>
            <w:szCs w:val="21"/>
          </w:rPr>
          <w:t>SUB</w:t>
        </w:r>
      </w:ins>
      <w:ins w:id="355" w:author="lenovo" w:date="2015-07-29T15:19:00Z">
        <w:r w:rsidR="001824D1">
          <w:rPr>
            <w:rFonts w:ascii="Times New Roman" w:hAnsi="Times New Roman" w:hint="eastAsia"/>
            <w:szCs w:val="21"/>
          </w:rPr>
          <w:t>-DAQ</w:t>
        </w:r>
      </w:ins>
      <w:r w:rsidR="00796069" w:rsidRPr="00796069">
        <w:rPr>
          <w:rFonts w:ascii="Times New Roman" w:hAnsi="Times New Roman" w:hint="eastAsia"/>
          <w:szCs w:val="21"/>
        </w:rPr>
        <w:t>汇总并打包，添加包头包尾后通过</w:t>
      </w:r>
      <w:r w:rsidR="00796069" w:rsidRPr="00796069">
        <w:rPr>
          <w:rFonts w:ascii="Times New Roman" w:hAnsi="Times New Roman" w:hint="eastAsia"/>
          <w:szCs w:val="21"/>
        </w:rPr>
        <w:t>USB</w:t>
      </w:r>
      <w:r w:rsidR="00796069" w:rsidRPr="00796069">
        <w:rPr>
          <w:rFonts w:ascii="Times New Roman" w:hAnsi="Times New Roman" w:hint="eastAsia"/>
          <w:szCs w:val="21"/>
        </w:rPr>
        <w:t>接口传输到上位机，由软件负责读取。在软件中专门为读取科学数据开辟了一个线程，在线程中使用</w:t>
      </w:r>
      <w:r w:rsidR="00796069" w:rsidRPr="00796069">
        <w:rPr>
          <w:rFonts w:ascii="Times New Roman" w:hAnsi="Times New Roman" w:hint="eastAsia"/>
          <w:szCs w:val="21"/>
        </w:rPr>
        <w:t>VISA</w:t>
      </w:r>
      <w:r w:rsidR="00796069" w:rsidRPr="00796069">
        <w:rPr>
          <w:rFonts w:ascii="Times New Roman" w:hAnsi="Times New Roman" w:hint="eastAsia"/>
          <w:szCs w:val="21"/>
        </w:rPr>
        <w:t>库中的</w:t>
      </w:r>
      <w:r w:rsidR="00796069" w:rsidRPr="00796069">
        <w:rPr>
          <w:rFonts w:ascii="Times New Roman" w:hAnsi="Times New Roman" w:hint="eastAsia"/>
          <w:szCs w:val="21"/>
        </w:rPr>
        <w:t>viRead()</w:t>
      </w:r>
      <w:r w:rsidR="00796069" w:rsidRPr="00796069">
        <w:rPr>
          <w:rFonts w:ascii="Times New Roman" w:hAnsi="Times New Roman" w:hint="eastAsia"/>
          <w:szCs w:val="21"/>
        </w:rPr>
        <w:t>函数循环读取</w:t>
      </w:r>
      <w:r w:rsidR="00796069" w:rsidRPr="00796069">
        <w:rPr>
          <w:rFonts w:ascii="Times New Roman" w:hAnsi="Times New Roman" w:hint="eastAsia"/>
          <w:szCs w:val="21"/>
        </w:rPr>
        <w:t>USB</w:t>
      </w:r>
      <w:r w:rsidR="00796069" w:rsidRPr="00796069">
        <w:rPr>
          <w:rFonts w:ascii="Times New Roman" w:hAnsi="Times New Roman" w:hint="eastAsia"/>
          <w:szCs w:val="21"/>
        </w:rPr>
        <w:t>缓存中的数据，每次读取</w:t>
      </w:r>
      <w:r w:rsidR="00796069" w:rsidRPr="00796069">
        <w:rPr>
          <w:rFonts w:ascii="Times New Roman" w:hAnsi="Times New Roman" w:hint="eastAsia"/>
          <w:szCs w:val="21"/>
        </w:rPr>
        <w:t>512Byte</w:t>
      </w:r>
      <w:r w:rsidR="00796069" w:rsidRPr="00796069">
        <w:rPr>
          <w:rFonts w:ascii="Times New Roman" w:hAnsi="Times New Roman" w:hint="eastAsia"/>
          <w:szCs w:val="21"/>
        </w:rPr>
        <w:t>。读取到的数据会保存到事先指定的文件中，用以离线分析。同时为了对读取进度进行控制，软件会对数据量进行记录，每</w:t>
      </w:r>
      <w:r w:rsidR="00796069" w:rsidRPr="00796069">
        <w:rPr>
          <w:rFonts w:ascii="Times New Roman" w:hAnsi="Times New Roman" w:hint="eastAsia"/>
          <w:szCs w:val="21"/>
        </w:rPr>
        <w:t>512Byte</w:t>
      </w:r>
      <w:r w:rsidR="00796069" w:rsidRPr="00796069">
        <w:rPr>
          <w:rFonts w:ascii="Times New Roman" w:hAnsi="Times New Roman" w:hint="eastAsia"/>
          <w:szCs w:val="21"/>
        </w:rPr>
        <w:t>为一个数据包，每读取</w:t>
      </w:r>
      <w:r w:rsidR="00796069" w:rsidRPr="00796069">
        <w:rPr>
          <w:rFonts w:ascii="Times New Roman" w:hAnsi="Times New Roman" w:hint="eastAsia"/>
          <w:szCs w:val="21"/>
        </w:rPr>
        <w:t>1000</w:t>
      </w:r>
      <w:r w:rsidR="00796069" w:rsidRPr="00796069">
        <w:rPr>
          <w:rFonts w:ascii="Times New Roman" w:hAnsi="Times New Roman" w:hint="eastAsia"/>
          <w:szCs w:val="21"/>
        </w:rPr>
        <w:t>个数据包就会在用户界面的文本窗口显示数据包总量。若执行</w:t>
      </w:r>
      <w:r w:rsidR="00796069" w:rsidRPr="00796069">
        <w:rPr>
          <w:rFonts w:ascii="Times New Roman" w:hAnsi="Times New Roman" w:hint="eastAsia"/>
          <w:szCs w:val="21"/>
        </w:rPr>
        <w:t>viRead()</w:t>
      </w:r>
      <w:r w:rsidR="00796069" w:rsidRPr="00796069">
        <w:rPr>
          <w:rFonts w:ascii="Times New Roman" w:hAnsi="Times New Roman" w:hint="eastAsia"/>
          <w:szCs w:val="21"/>
        </w:rPr>
        <w:t>函数没有读取到数据，软件会在文本窗口显示“等待数据”，若连续</w:t>
      </w:r>
      <w:r w:rsidR="00796069" w:rsidRPr="00796069">
        <w:rPr>
          <w:rFonts w:ascii="Times New Roman" w:hAnsi="Times New Roman" w:hint="eastAsia"/>
          <w:szCs w:val="21"/>
        </w:rPr>
        <w:t>20</w:t>
      </w:r>
      <w:r w:rsidR="00796069" w:rsidRPr="00796069">
        <w:rPr>
          <w:rFonts w:ascii="Times New Roman" w:hAnsi="Times New Roman" w:hint="eastAsia"/>
          <w:szCs w:val="21"/>
        </w:rPr>
        <w:t>次没有读取到数据，软件会弹出提示窗口警告操作者。</w:t>
      </w:r>
    </w:p>
    <w:p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lastRenderedPageBreak/>
        <w:t>数据采集完全通过</w:t>
      </w:r>
      <w:r w:rsidRPr="00796069">
        <w:rPr>
          <w:rFonts w:ascii="Times New Roman" w:hAnsi="Times New Roman" w:hint="eastAsia"/>
          <w:szCs w:val="21"/>
        </w:rPr>
        <w:t>USB</w:t>
      </w:r>
      <w:r w:rsidRPr="00796069">
        <w:rPr>
          <w:rFonts w:ascii="Times New Roman" w:hAnsi="Times New Roman" w:hint="eastAsia"/>
          <w:szCs w:val="21"/>
        </w:rPr>
        <w:t>接口进行，因此</w:t>
      </w:r>
      <w:r w:rsidRPr="00796069">
        <w:rPr>
          <w:rFonts w:ascii="Times New Roman" w:hAnsi="Times New Roman" w:hint="eastAsia"/>
          <w:szCs w:val="21"/>
        </w:rPr>
        <w:t>USB</w:t>
      </w:r>
      <w:r w:rsidRPr="00796069">
        <w:rPr>
          <w:rFonts w:ascii="Times New Roman" w:hAnsi="Times New Roman" w:hint="eastAsia"/>
          <w:szCs w:val="21"/>
        </w:rPr>
        <w:t>接口的状态非常重要，为此软件在数据采集过程中会专门开辟一个线程监测</w:t>
      </w:r>
      <w:r w:rsidRPr="00796069">
        <w:rPr>
          <w:rFonts w:ascii="Times New Roman" w:hAnsi="Times New Roman" w:hint="eastAsia"/>
          <w:szCs w:val="21"/>
        </w:rPr>
        <w:t>USB</w:t>
      </w:r>
      <w:r w:rsidRPr="00796069">
        <w:rPr>
          <w:rFonts w:ascii="Times New Roman" w:hAnsi="Times New Roman" w:hint="eastAsia"/>
          <w:szCs w:val="21"/>
        </w:rPr>
        <w:t>接口状态，在线程中周期性调用</w:t>
      </w:r>
      <w:r w:rsidRPr="00796069">
        <w:rPr>
          <w:rFonts w:ascii="Times New Roman" w:hAnsi="Times New Roman" w:hint="eastAsia"/>
          <w:szCs w:val="21"/>
        </w:rPr>
        <w:t>VISA</w:t>
      </w:r>
      <w:r w:rsidRPr="00796069">
        <w:rPr>
          <w:rFonts w:ascii="Times New Roman" w:hAnsi="Times New Roman" w:hint="eastAsia"/>
          <w:szCs w:val="21"/>
        </w:rPr>
        <w:t>库函数</w:t>
      </w:r>
      <w:r w:rsidRPr="00796069">
        <w:rPr>
          <w:rFonts w:ascii="Times New Roman" w:hAnsi="Times New Roman" w:hint="eastAsia"/>
          <w:szCs w:val="21"/>
        </w:rPr>
        <w:t>viFindRsrc()</w:t>
      </w:r>
      <w:r w:rsidRPr="00796069">
        <w:rPr>
          <w:rFonts w:ascii="Times New Roman" w:hAnsi="Times New Roman" w:hint="eastAsia"/>
          <w:szCs w:val="21"/>
        </w:rPr>
        <w:t>查找该</w:t>
      </w:r>
      <w:r w:rsidRPr="00796069">
        <w:rPr>
          <w:rFonts w:ascii="Times New Roman" w:hAnsi="Times New Roman" w:hint="eastAsia"/>
          <w:szCs w:val="21"/>
        </w:rPr>
        <w:t>USB</w:t>
      </w:r>
      <w:r w:rsidRPr="00796069">
        <w:rPr>
          <w:rFonts w:ascii="Times New Roman" w:hAnsi="Times New Roman" w:hint="eastAsia"/>
          <w:szCs w:val="21"/>
        </w:rPr>
        <w:t>设备，一旦该函数执行失败，则认为</w:t>
      </w:r>
      <w:r w:rsidRPr="00796069">
        <w:rPr>
          <w:rFonts w:ascii="Times New Roman" w:hAnsi="Times New Roman" w:hint="eastAsia"/>
          <w:szCs w:val="21"/>
        </w:rPr>
        <w:t>USB</w:t>
      </w:r>
      <w:r w:rsidRPr="00796069">
        <w:rPr>
          <w:rFonts w:ascii="Times New Roman" w:hAnsi="Times New Roman" w:hint="eastAsia"/>
          <w:szCs w:val="21"/>
        </w:rPr>
        <w:t>设备连接中断，此时软件会弹出窗口提示操作者</w:t>
      </w:r>
      <w:r w:rsidRPr="00796069">
        <w:rPr>
          <w:rFonts w:ascii="Times New Roman" w:hAnsi="Times New Roman" w:hint="eastAsia"/>
          <w:szCs w:val="21"/>
        </w:rPr>
        <w:t>USB</w:t>
      </w:r>
      <w:r w:rsidRPr="00796069">
        <w:rPr>
          <w:rFonts w:ascii="Times New Roman" w:hAnsi="Times New Roman" w:hint="eastAsia"/>
          <w:szCs w:val="21"/>
        </w:rPr>
        <w:t>设备出现问题。</w:t>
      </w:r>
    </w:p>
    <w:p w:rsidR="00796069" w:rsidRP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用户界面的刻度扫描子模块通过数据获取模块控制</w:t>
      </w:r>
      <w:del w:id="356" w:author="lenovo" w:date="2015-07-29T15:19:00Z">
        <w:r w:rsidRPr="00796069" w:rsidDel="001824D1">
          <w:rPr>
            <w:rFonts w:ascii="Times New Roman" w:hAnsi="Times New Roman" w:hint="eastAsia"/>
            <w:szCs w:val="21"/>
          </w:rPr>
          <w:delText>GDM</w:delText>
        </w:r>
      </w:del>
      <w:ins w:id="357" w:author="lenovo" w:date="2015-08-11T10:47:00Z">
        <w:r w:rsidR="00966D05">
          <w:rPr>
            <w:rFonts w:ascii="Times New Roman" w:hAnsi="Times New Roman" w:hint="eastAsia"/>
            <w:szCs w:val="21"/>
          </w:rPr>
          <w:t>SUB</w:t>
        </w:r>
      </w:ins>
      <w:ins w:id="358" w:author="lenovo" w:date="2015-07-29T15:19:00Z">
        <w:r w:rsidR="001824D1">
          <w:rPr>
            <w:rFonts w:ascii="Times New Roman" w:hAnsi="Times New Roman" w:hint="eastAsia"/>
            <w:szCs w:val="21"/>
          </w:rPr>
          <w:t>-DAQ</w:t>
        </w:r>
      </w:ins>
      <w:r w:rsidRPr="00796069">
        <w:rPr>
          <w:rFonts w:ascii="Times New Roman" w:hAnsi="Times New Roman" w:hint="eastAsia"/>
          <w:szCs w:val="21"/>
        </w:rPr>
        <w:t>对最多</w:t>
      </w:r>
      <w:r w:rsidRPr="00796069">
        <w:rPr>
          <w:rFonts w:ascii="Times New Roman" w:hAnsi="Times New Roman" w:hint="eastAsia"/>
          <w:szCs w:val="21"/>
        </w:rPr>
        <w:t>16</w:t>
      </w:r>
      <w:r w:rsidRPr="00796069">
        <w:rPr>
          <w:rFonts w:ascii="Times New Roman" w:hAnsi="Times New Roman" w:hint="eastAsia"/>
          <w:szCs w:val="21"/>
        </w:rPr>
        <w:t>块</w:t>
      </w:r>
      <w:r w:rsidRPr="00796069">
        <w:rPr>
          <w:rFonts w:ascii="Times New Roman" w:hAnsi="Times New Roman" w:hint="eastAsia"/>
          <w:szCs w:val="21"/>
        </w:rPr>
        <w:t>FEE</w:t>
      </w:r>
      <w:r w:rsidRPr="00796069">
        <w:rPr>
          <w:rFonts w:ascii="Times New Roman" w:hAnsi="Times New Roman" w:hint="eastAsia"/>
          <w:szCs w:val="21"/>
        </w:rPr>
        <w:t>同时进行刻度扫描测试，用户只需要设置起始电压、终止电压和步长电压再点击</w:t>
      </w:r>
      <w:r w:rsidRPr="00796069">
        <w:rPr>
          <w:rFonts w:ascii="Times New Roman" w:hAnsi="Times New Roman" w:hint="eastAsia"/>
          <w:szCs w:val="21"/>
        </w:rPr>
        <w:t>Start_cali</w:t>
      </w:r>
      <w:r w:rsidRPr="00796069">
        <w:rPr>
          <w:rFonts w:ascii="Times New Roman" w:hAnsi="Times New Roman" w:hint="eastAsia"/>
          <w:szCs w:val="21"/>
        </w:rPr>
        <w:t>按钮，程序就会自动进行刻度扫描，刻度测试流程如</w:t>
      </w:r>
      <w:r w:rsidR="00C54B2B">
        <w:rPr>
          <w:rFonts w:ascii="Times New Roman" w:hAnsi="Times New Roman" w:hint="eastAsia"/>
          <w:szCs w:val="21"/>
        </w:rPr>
        <w:t>图</w:t>
      </w:r>
      <w:r w:rsidR="00C54B2B">
        <w:rPr>
          <w:rFonts w:ascii="Times New Roman" w:hAnsi="Times New Roman" w:hint="eastAsia"/>
          <w:szCs w:val="21"/>
        </w:rPr>
        <w:t xml:space="preserve"> 3</w:t>
      </w:r>
      <w:r w:rsidR="00C54B2B">
        <w:rPr>
          <w:rFonts w:ascii="Times New Roman" w:hAnsi="Times New Roman" w:hint="eastAsia"/>
          <w:szCs w:val="21"/>
        </w:rPr>
        <w:t>所示</w:t>
      </w:r>
      <w:r w:rsidRPr="00796069">
        <w:rPr>
          <w:rFonts w:ascii="Times New Roman" w:hAnsi="Times New Roman" w:hint="eastAsia"/>
          <w:szCs w:val="21"/>
        </w:rPr>
        <w:t>：</w:t>
      </w:r>
    </w:p>
    <w:p w:rsidR="00C54B2B" w:rsidRDefault="00C54B2B" w:rsidP="00C54B2B">
      <w:pPr>
        <w:keepNext/>
        <w:autoSpaceDE w:val="0"/>
        <w:autoSpaceDN w:val="0"/>
        <w:adjustRightInd w:val="0"/>
        <w:spacing w:line="360" w:lineRule="auto"/>
        <w:ind w:firstLineChars="200" w:firstLine="420"/>
      </w:pPr>
      <w:r>
        <w:object w:dxaOrig="4106" w:dyaOrig="4307">
          <v:shape id="_x0000_i1028" type="#_x0000_t75" style="width:205.15pt;height:215.3pt" o:ole="">
            <v:imagedata r:id="rId18" o:title=""/>
          </v:shape>
          <o:OLEObject Type="Embed" ProgID="Visio.Drawing.11" ShapeID="_x0000_i1028" DrawAspect="Content" ObjectID="_1500809707" r:id="rId19"/>
        </w:object>
      </w:r>
    </w:p>
    <w:p w:rsidR="00C54B2B" w:rsidRPr="00C54B2B" w:rsidRDefault="00C54B2B" w:rsidP="00C54B2B">
      <w:pPr>
        <w:pStyle w:val="a6"/>
        <w:jc w:val="center"/>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00522D4D"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00522D4D"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3</w:t>
      </w:r>
      <w:r w:rsidR="00522D4D"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刻度测试流程</w:t>
      </w:r>
    </w:p>
    <w:p w:rsidR="00796069" w:rsidRDefault="00796069" w:rsidP="00FD2A2B">
      <w:pPr>
        <w:autoSpaceDE w:val="0"/>
        <w:autoSpaceDN w:val="0"/>
        <w:adjustRightInd w:val="0"/>
        <w:spacing w:line="360" w:lineRule="auto"/>
        <w:ind w:firstLineChars="200" w:firstLine="420"/>
        <w:rPr>
          <w:rFonts w:ascii="Times New Roman" w:hAnsi="Times New Roman"/>
          <w:szCs w:val="21"/>
        </w:rPr>
      </w:pPr>
      <w:r w:rsidRPr="00796069">
        <w:rPr>
          <w:rFonts w:ascii="Times New Roman" w:hAnsi="Times New Roman" w:hint="eastAsia"/>
          <w:szCs w:val="21"/>
        </w:rPr>
        <w:t>连接硬件，上电并初始化软件后开始刻度测试，设置刻度电压后开始刻度采集，采完一</w:t>
      </w:r>
      <w:r w:rsidR="000071D9">
        <w:rPr>
          <w:rFonts w:ascii="Times New Roman" w:hAnsi="Times New Roman" w:hint="eastAsia"/>
          <w:szCs w:val="21"/>
        </w:rPr>
        <w:t>个电压点后自动开始下一个电压点的采集，全部完成后对所有通道的电荷</w:t>
      </w:r>
      <w:r w:rsidRPr="00796069">
        <w:rPr>
          <w:rFonts w:ascii="Times New Roman" w:hAnsi="Times New Roman" w:hint="eastAsia"/>
          <w:szCs w:val="21"/>
        </w:rPr>
        <w:t>ADC</w:t>
      </w:r>
      <w:r w:rsidR="00C54B2B">
        <w:rPr>
          <w:rFonts w:ascii="Times New Roman" w:hAnsi="Times New Roman" w:hint="eastAsia"/>
          <w:szCs w:val="21"/>
        </w:rPr>
        <w:t>码进行离线分析，得到每个通道的线性增益和非线性指标。图</w:t>
      </w:r>
      <w:r w:rsidR="00C54B2B">
        <w:rPr>
          <w:rFonts w:ascii="Times New Roman" w:hAnsi="Times New Roman" w:hint="eastAsia"/>
          <w:szCs w:val="21"/>
        </w:rPr>
        <w:t xml:space="preserve"> 4</w:t>
      </w:r>
      <w:r w:rsidRPr="00796069">
        <w:rPr>
          <w:rFonts w:ascii="Times New Roman" w:hAnsi="Times New Roman" w:hint="eastAsia"/>
          <w:szCs w:val="21"/>
        </w:rPr>
        <w:t>为某通道的线性拟合结果。</w:t>
      </w:r>
    </w:p>
    <w:p w:rsidR="00C54B2B" w:rsidRDefault="00C54B2B">
      <w:pPr>
        <w:keepNext/>
        <w:autoSpaceDE w:val="0"/>
        <w:autoSpaceDN w:val="0"/>
        <w:adjustRightInd w:val="0"/>
        <w:spacing w:line="360" w:lineRule="auto"/>
        <w:ind w:firstLineChars="200" w:firstLine="420"/>
        <w:jc w:val="center"/>
        <w:pPrChange w:id="359" w:author="lenovo" w:date="2015-08-11T10:56:00Z">
          <w:pPr>
            <w:keepNext/>
            <w:autoSpaceDE w:val="0"/>
            <w:autoSpaceDN w:val="0"/>
            <w:adjustRightInd w:val="0"/>
            <w:spacing w:line="360" w:lineRule="auto"/>
            <w:ind w:firstLineChars="200" w:firstLine="420"/>
          </w:pPr>
        </w:pPrChange>
      </w:pPr>
      <w:r>
        <w:rPr>
          <w:rFonts w:hint="eastAsia"/>
          <w:noProof/>
        </w:rPr>
        <w:lastRenderedPageBreak/>
        <w:drawing>
          <wp:inline distT="0" distB="0" distL="0" distR="0" wp14:anchorId="7E8B5355" wp14:editId="4208E07C">
            <wp:extent cx="2924810" cy="2196955"/>
            <wp:effectExtent l="0" t="0" r="0" b="0"/>
            <wp:docPr id="3" name="图片 3" descr="I:\正样FEE调试\513\0x11\cali\2015-01-18-14-03-08_Chn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正样FEE调试\513\0x11\cali\2015-01-18-14-03-08_Chn49.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24810" cy="2196955"/>
                    </a:xfrm>
                    <a:prstGeom prst="rect">
                      <a:avLst/>
                    </a:prstGeom>
                    <a:noFill/>
                    <a:ln>
                      <a:noFill/>
                    </a:ln>
                  </pic:spPr>
                </pic:pic>
              </a:graphicData>
            </a:graphic>
          </wp:inline>
        </w:drawing>
      </w:r>
    </w:p>
    <w:p w:rsidR="00C54B2B" w:rsidRPr="00C54B2B" w:rsidRDefault="00C54B2B" w:rsidP="00C54B2B">
      <w:pPr>
        <w:pStyle w:val="a6"/>
        <w:jc w:val="center"/>
        <w:rPr>
          <w:rFonts w:ascii="Times New Roman" w:eastAsia="宋体" w:hAnsi="Times New Roman"/>
          <w:b/>
          <w:noProof/>
          <w:kern w:val="0"/>
          <w:sz w:val="18"/>
          <w:szCs w:val="18"/>
        </w:rPr>
      </w:pPr>
      <w:r w:rsidRPr="00C54B2B">
        <w:rPr>
          <w:rFonts w:ascii="Times New Roman" w:eastAsia="宋体" w:hAnsi="Times New Roman" w:hint="eastAsia"/>
          <w:b/>
          <w:noProof/>
          <w:kern w:val="0"/>
          <w:sz w:val="18"/>
          <w:szCs w:val="18"/>
        </w:rPr>
        <w:t>图</w:t>
      </w:r>
      <w:r w:rsidR="00522D4D" w:rsidRPr="00C54B2B">
        <w:rPr>
          <w:rFonts w:ascii="Times New Roman" w:eastAsia="宋体" w:hAnsi="Times New Roman"/>
          <w:b/>
          <w:noProof/>
          <w:kern w:val="0"/>
          <w:sz w:val="18"/>
          <w:szCs w:val="18"/>
        </w:rPr>
        <w:fldChar w:fldCharType="begin"/>
      </w:r>
      <w:r w:rsidRPr="00C54B2B">
        <w:rPr>
          <w:rFonts w:ascii="Times New Roman" w:eastAsia="宋体" w:hAnsi="Times New Roman" w:hint="eastAsia"/>
          <w:b/>
          <w:noProof/>
          <w:kern w:val="0"/>
          <w:sz w:val="18"/>
          <w:szCs w:val="18"/>
        </w:rPr>
        <w:instrText xml:space="preserve">SEQ </w:instrText>
      </w:r>
      <w:r w:rsidRPr="00C54B2B">
        <w:rPr>
          <w:rFonts w:ascii="Times New Roman" w:eastAsia="宋体" w:hAnsi="Times New Roman" w:hint="eastAsia"/>
          <w:b/>
          <w:noProof/>
          <w:kern w:val="0"/>
          <w:sz w:val="18"/>
          <w:szCs w:val="18"/>
        </w:rPr>
        <w:instrText>图</w:instrText>
      </w:r>
      <w:r w:rsidRPr="00C54B2B">
        <w:rPr>
          <w:rFonts w:ascii="Times New Roman" w:eastAsia="宋体" w:hAnsi="Times New Roman" w:hint="eastAsia"/>
          <w:b/>
          <w:noProof/>
          <w:kern w:val="0"/>
          <w:sz w:val="18"/>
          <w:szCs w:val="18"/>
        </w:rPr>
        <w:instrText xml:space="preserve"> \* ARABIC</w:instrText>
      </w:r>
      <w:r w:rsidR="00522D4D" w:rsidRPr="00C54B2B">
        <w:rPr>
          <w:rFonts w:ascii="Times New Roman" w:eastAsia="宋体" w:hAnsi="Times New Roman"/>
          <w:b/>
          <w:noProof/>
          <w:kern w:val="0"/>
          <w:sz w:val="18"/>
          <w:szCs w:val="18"/>
        </w:rPr>
        <w:fldChar w:fldCharType="separate"/>
      </w:r>
      <w:r w:rsidR="005924CF">
        <w:rPr>
          <w:rFonts w:ascii="Times New Roman" w:eastAsia="宋体" w:hAnsi="Times New Roman"/>
          <w:b/>
          <w:noProof/>
          <w:kern w:val="0"/>
          <w:sz w:val="18"/>
          <w:szCs w:val="18"/>
        </w:rPr>
        <w:t>4</w:t>
      </w:r>
      <w:r w:rsidR="00522D4D" w:rsidRPr="00C54B2B">
        <w:rPr>
          <w:rFonts w:ascii="Times New Roman" w:eastAsia="宋体" w:hAnsi="Times New Roman"/>
          <w:b/>
          <w:noProof/>
          <w:kern w:val="0"/>
          <w:sz w:val="18"/>
          <w:szCs w:val="18"/>
        </w:rPr>
        <w:fldChar w:fldCharType="end"/>
      </w:r>
      <w:r w:rsidRPr="00C54B2B">
        <w:rPr>
          <w:rFonts w:ascii="Times New Roman" w:eastAsia="宋体" w:hAnsi="Times New Roman" w:hint="eastAsia"/>
          <w:b/>
          <w:noProof/>
          <w:kern w:val="0"/>
          <w:sz w:val="18"/>
          <w:szCs w:val="18"/>
        </w:rPr>
        <w:t>某</w:t>
      </w:r>
      <w:ins w:id="360" w:author="felab" w:date="2015-07-27T17:45:00Z">
        <w:r w:rsidR="00EA7B1C">
          <w:rPr>
            <w:rFonts w:ascii="Times New Roman" w:eastAsia="宋体" w:hAnsi="Times New Roman" w:hint="eastAsia"/>
            <w:b/>
            <w:noProof/>
            <w:kern w:val="0"/>
            <w:sz w:val="18"/>
            <w:szCs w:val="18"/>
          </w:rPr>
          <w:t>FEE</w:t>
        </w:r>
      </w:ins>
      <w:r w:rsidRPr="00C54B2B">
        <w:rPr>
          <w:rFonts w:ascii="Times New Roman" w:eastAsia="宋体" w:hAnsi="Times New Roman" w:hint="eastAsia"/>
          <w:b/>
          <w:noProof/>
          <w:kern w:val="0"/>
          <w:sz w:val="18"/>
          <w:szCs w:val="18"/>
        </w:rPr>
        <w:t>通道</w:t>
      </w:r>
      <w:ins w:id="361" w:author="felab" w:date="2015-07-27T17:45:00Z">
        <w:r w:rsidR="00EA7B1C">
          <w:rPr>
            <w:rFonts w:ascii="Times New Roman" w:eastAsia="宋体" w:hAnsi="Times New Roman" w:hint="eastAsia"/>
            <w:b/>
            <w:noProof/>
            <w:kern w:val="0"/>
            <w:sz w:val="18"/>
            <w:szCs w:val="18"/>
          </w:rPr>
          <w:t>的</w:t>
        </w:r>
      </w:ins>
      <w:r w:rsidRPr="00C54B2B">
        <w:rPr>
          <w:rFonts w:ascii="Times New Roman" w:eastAsia="宋体" w:hAnsi="Times New Roman" w:hint="eastAsia"/>
          <w:b/>
          <w:noProof/>
          <w:kern w:val="0"/>
          <w:sz w:val="18"/>
          <w:szCs w:val="18"/>
        </w:rPr>
        <w:t>刻度</w:t>
      </w:r>
      <w:ins w:id="362" w:author="felab" w:date="2015-07-27T17:45:00Z">
        <w:r w:rsidR="00EA7B1C">
          <w:rPr>
            <w:rFonts w:ascii="Times New Roman" w:eastAsia="宋体" w:hAnsi="Times New Roman" w:hint="eastAsia"/>
            <w:b/>
            <w:noProof/>
            <w:kern w:val="0"/>
            <w:sz w:val="18"/>
            <w:szCs w:val="18"/>
          </w:rPr>
          <w:t>测试</w:t>
        </w:r>
      </w:ins>
      <w:r w:rsidRPr="00C54B2B">
        <w:rPr>
          <w:rFonts w:ascii="Times New Roman" w:eastAsia="宋体" w:hAnsi="Times New Roman" w:hint="eastAsia"/>
          <w:b/>
          <w:noProof/>
          <w:kern w:val="0"/>
          <w:sz w:val="18"/>
          <w:szCs w:val="18"/>
        </w:rPr>
        <w:t>结果</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.3</w:t>
      </w:r>
      <w:ins w:id="363" w:author="lenovo" w:date="2015-08-11T10:35:00Z">
        <w:r w:rsidR="000607EB">
          <w:rPr>
            <w:rFonts w:ascii="Times New Roman" w:hAnsi="Times New Roman" w:hint="eastAsia"/>
            <w:b/>
            <w:sz w:val="24"/>
          </w:rPr>
          <w:t xml:space="preserve"> </w:t>
        </w:r>
      </w:ins>
      <w:r w:rsidRPr="00330505">
        <w:rPr>
          <w:rFonts w:ascii="Times New Roman" w:hAnsi="Times New Roman" w:hint="eastAsia"/>
          <w:b/>
          <w:sz w:val="24"/>
        </w:rPr>
        <w:t>信号发生器控制模块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Tektronix AFG3252</w:t>
      </w:r>
      <w:r w:rsidRPr="00330505">
        <w:rPr>
          <w:rFonts w:ascii="Times New Roman" w:hAnsi="Times New Roman" w:hint="eastAsia"/>
          <w:szCs w:val="21"/>
        </w:rPr>
        <w:t>信号发生器自带</w:t>
      </w:r>
      <w:r w:rsidRPr="00330505">
        <w:rPr>
          <w:rFonts w:ascii="Times New Roman" w:hAnsi="Times New Roman" w:hint="eastAsia"/>
          <w:szCs w:val="21"/>
        </w:rPr>
        <w:t>USB</w:t>
      </w:r>
      <w:r w:rsidRPr="00330505">
        <w:rPr>
          <w:rFonts w:ascii="Times New Roman" w:hAnsi="Times New Roman" w:hint="eastAsia"/>
          <w:szCs w:val="21"/>
        </w:rPr>
        <w:t>芯片，上位机可通过</w:t>
      </w:r>
      <w:r w:rsidRPr="00330505">
        <w:rPr>
          <w:rFonts w:ascii="Times New Roman" w:hAnsi="Times New Roman" w:hint="eastAsia"/>
          <w:szCs w:val="21"/>
        </w:rPr>
        <w:t>VISA</w:t>
      </w:r>
      <w:r w:rsidRPr="00330505">
        <w:rPr>
          <w:rFonts w:ascii="Times New Roman" w:hAnsi="Times New Roman" w:hint="eastAsia"/>
          <w:szCs w:val="21"/>
        </w:rPr>
        <w:t>库函数实现对该信号发生器的控制。实际操作中，通过</w:t>
      </w:r>
      <w:r w:rsidRPr="00330505">
        <w:rPr>
          <w:rFonts w:ascii="Times New Roman" w:hAnsi="Times New Roman" w:hint="eastAsia"/>
          <w:szCs w:val="21"/>
        </w:rPr>
        <w:t>VISA</w:t>
      </w:r>
      <w:r w:rsidRPr="00330505">
        <w:rPr>
          <w:rFonts w:ascii="Times New Roman" w:hAnsi="Times New Roman" w:hint="eastAsia"/>
          <w:szCs w:val="21"/>
        </w:rPr>
        <w:t>库函数</w:t>
      </w:r>
      <w:r w:rsidRPr="00330505">
        <w:rPr>
          <w:rFonts w:ascii="Times New Roman" w:hAnsi="Times New Roman" w:hint="eastAsia"/>
          <w:szCs w:val="21"/>
        </w:rPr>
        <w:t>viFindRsrc()</w:t>
      </w:r>
      <w:r w:rsidRPr="00330505">
        <w:rPr>
          <w:rFonts w:ascii="Times New Roman" w:hAnsi="Times New Roman" w:hint="eastAsia"/>
          <w:szCs w:val="21"/>
        </w:rPr>
        <w:t>来定位该设备，通过</w:t>
      </w:r>
      <w:r w:rsidRPr="00330505">
        <w:rPr>
          <w:rFonts w:ascii="Times New Roman" w:hAnsi="Times New Roman" w:hint="eastAsia"/>
          <w:szCs w:val="21"/>
        </w:rPr>
        <w:t>viWrite()</w:t>
      </w:r>
      <w:r w:rsidRPr="00330505">
        <w:rPr>
          <w:rFonts w:ascii="Times New Roman" w:hAnsi="Times New Roman" w:hint="eastAsia"/>
          <w:szCs w:val="21"/>
        </w:rPr>
        <w:t>函数向信号发生器的</w:t>
      </w:r>
      <w:r w:rsidRPr="00330505">
        <w:rPr>
          <w:rFonts w:ascii="Times New Roman" w:hAnsi="Times New Roman" w:hint="eastAsia"/>
          <w:szCs w:val="21"/>
        </w:rPr>
        <w:t>USB</w:t>
      </w:r>
      <w:r w:rsidRPr="00330505">
        <w:rPr>
          <w:rFonts w:ascii="Times New Roman" w:hAnsi="Times New Roman" w:hint="eastAsia"/>
          <w:szCs w:val="21"/>
        </w:rPr>
        <w:t>端口写入规定格式的数据，即可控制信号发生器产生幅度和相位已知的信号。</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从软件模块化的理念出发，控制信号发生器的一系列命令被设计成子函数的形式，以方便软件调用。</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在信号源扫描测试中，只需要设置起始电压、终止电压和步长电压，软件即可自动控制信号发生器和</w:t>
      </w:r>
      <w:del w:id="364" w:author="lenovo" w:date="2015-07-29T15:19:00Z">
        <w:r w:rsidRPr="00330505" w:rsidDel="001824D1">
          <w:rPr>
            <w:rFonts w:ascii="Times New Roman" w:hAnsi="Times New Roman" w:hint="eastAsia"/>
            <w:szCs w:val="21"/>
          </w:rPr>
          <w:delText>GDM</w:delText>
        </w:r>
      </w:del>
      <w:ins w:id="365" w:author="lenovo" w:date="2015-08-11T10:47:00Z">
        <w:r w:rsidR="00966D05">
          <w:rPr>
            <w:rFonts w:ascii="Times New Roman" w:hAnsi="Times New Roman" w:hint="eastAsia"/>
            <w:szCs w:val="21"/>
          </w:rPr>
          <w:t>SUB</w:t>
        </w:r>
      </w:ins>
      <w:ins w:id="366" w:author="lenovo" w:date="2015-07-29T15:19:00Z">
        <w:r w:rsidR="001824D1">
          <w:rPr>
            <w:rFonts w:ascii="Times New Roman" w:hAnsi="Times New Roman" w:hint="eastAsia"/>
            <w:szCs w:val="21"/>
          </w:rPr>
          <w:t>-DAQ</w:t>
        </w:r>
      </w:ins>
      <w:r w:rsidRPr="00330505">
        <w:rPr>
          <w:rFonts w:ascii="Times New Roman" w:hAnsi="Times New Roman" w:hint="eastAsia"/>
          <w:szCs w:val="21"/>
        </w:rPr>
        <w:t>完成对</w:t>
      </w:r>
      <w:r w:rsidRPr="00330505">
        <w:rPr>
          <w:rFonts w:ascii="Times New Roman" w:hAnsi="Times New Roman" w:hint="eastAsia"/>
          <w:szCs w:val="21"/>
        </w:rPr>
        <w:t>FEE</w:t>
      </w:r>
      <w:r w:rsidRPr="00330505">
        <w:rPr>
          <w:rFonts w:ascii="Times New Roman" w:hAnsi="Times New Roman" w:hint="eastAsia"/>
          <w:szCs w:val="21"/>
        </w:rPr>
        <w:t>的信号源扫描。</w:t>
      </w:r>
    </w:p>
    <w:p w:rsidR="00134B59"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PMT</w:t>
      </w:r>
      <w:r w:rsidRPr="00330505">
        <w:rPr>
          <w:rFonts w:ascii="Times New Roman" w:hAnsi="Times New Roman" w:hint="eastAsia"/>
          <w:szCs w:val="21"/>
        </w:rPr>
        <w:t>测试中也只需要设置电压参数，软件即可控制信号源产生需要的信号进而控制驱动电路完成</w:t>
      </w:r>
      <w:r w:rsidRPr="00330505">
        <w:rPr>
          <w:rFonts w:ascii="Times New Roman" w:hAnsi="Times New Roman" w:hint="eastAsia"/>
          <w:szCs w:val="21"/>
        </w:rPr>
        <w:t>PMT</w:t>
      </w:r>
      <w:r w:rsidRPr="00330505">
        <w:rPr>
          <w:rFonts w:ascii="Times New Roman" w:hAnsi="Times New Roman" w:hint="eastAsia"/>
          <w:szCs w:val="21"/>
        </w:rPr>
        <w:t>测试。</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.4</w:t>
      </w:r>
      <w:ins w:id="367" w:author="lenovo" w:date="2015-08-11T10:35:00Z">
        <w:r w:rsidR="000607EB">
          <w:rPr>
            <w:rFonts w:ascii="Times New Roman" w:hAnsi="Times New Roman" w:hint="eastAsia"/>
            <w:b/>
            <w:sz w:val="24"/>
          </w:rPr>
          <w:t xml:space="preserve"> </w:t>
        </w:r>
      </w:ins>
      <w:r w:rsidRPr="00330505">
        <w:rPr>
          <w:rFonts w:ascii="Times New Roman" w:hAnsi="Times New Roman" w:hint="eastAsia"/>
          <w:b/>
          <w:sz w:val="24"/>
        </w:rPr>
        <w:t>命令控制模块</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在各项测试中，软件需要发送控制命令给</w:t>
      </w:r>
      <w:r w:rsidRPr="00330505">
        <w:rPr>
          <w:rFonts w:ascii="Times New Roman" w:hAnsi="Times New Roman" w:hint="eastAsia"/>
          <w:szCs w:val="21"/>
        </w:rPr>
        <w:t>FEE</w:t>
      </w:r>
      <w:r w:rsidRPr="00330505">
        <w:rPr>
          <w:rFonts w:ascii="Times New Roman" w:hAnsi="Times New Roman" w:hint="eastAsia"/>
          <w:szCs w:val="21"/>
        </w:rPr>
        <w:t>用以控制其工作状态。命令由</w:t>
      </w:r>
      <w:r w:rsidRPr="00330505">
        <w:rPr>
          <w:rFonts w:ascii="Times New Roman" w:hAnsi="Times New Roman" w:hint="eastAsia"/>
          <w:szCs w:val="21"/>
        </w:rPr>
        <w:t>4</w:t>
      </w:r>
      <w:r w:rsidRPr="00330505">
        <w:rPr>
          <w:rFonts w:ascii="Times New Roman" w:hAnsi="Times New Roman" w:hint="eastAsia"/>
          <w:szCs w:val="21"/>
        </w:rPr>
        <w:t>字节构成，加上包头包尾一共</w:t>
      </w:r>
      <w:r w:rsidRPr="00330505">
        <w:rPr>
          <w:rFonts w:ascii="Times New Roman" w:hAnsi="Times New Roman" w:hint="eastAsia"/>
          <w:szCs w:val="21"/>
        </w:rPr>
        <w:t>12</w:t>
      </w:r>
      <w:r w:rsidRPr="00330505">
        <w:rPr>
          <w:rFonts w:ascii="Times New Roman" w:hAnsi="Times New Roman" w:hint="eastAsia"/>
          <w:szCs w:val="21"/>
        </w:rPr>
        <w:t>字节，在软件中将命令以十六进制的形式存放于</w:t>
      </w:r>
      <w:r w:rsidRPr="00330505">
        <w:rPr>
          <w:rFonts w:ascii="Times New Roman" w:hAnsi="Times New Roman" w:hint="eastAsia"/>
          <w:szCs w:val="21"/>
        </w:rPr>
        <w:t>unsignedchar</w:t>
      </w:r>
      <w:r w:rsidRPr="00330505">
        <w:rPr>
          <w:rFonts w:ascii="Times New Roman" w:hAnsi="Times New Roman" w:hint="eastAsia"/>
          <w:szCs w:val="21"/>
        </w:rPr>
        <w:t>型数组中，使用</w:t>
      </w:r>
      <w:r w:rsidRPr="00330505">
        <w:rPr>
          <w:rFonts w:ascii="Times New Roman" w:hAnsi="Times New Roman" w:hint="eastAsia"/>
          <w:szCs w:val="21"/>
        </w:rPr>
        <w:t>CVI</w:t>
      </w:r>
      <w:r w:rsidRPr="00330505">
        <w:rPr>
          <w:rFonts w:ascii="Times New Roman" w:hAnsi="Times New Roman" w:hint="eastAsia"/>
          <w:szCs w:val="21"/>
        </w:rPr>
        <w:t>函数库</w:t>
      </w:r>
      <w:r w:rsidRPr="00330505">
        <w:rPr>
          <w:rFonts w:ascii="Times New Roman" w:hAnsi="Times New Roman" w:hint="eastAsia"/>
          <w:szCs w:val="21"/>
        </w:rPr>
        <w:lastRenderedPageBreak/>
        <w:t>中的</w:t>
      </w:r>
      <w:r w:rsidRPr="00330505">
        <w:rPr>
          <w:rFonts w:ascii="Times New Roman" w:hAnsi="Times New Roman" w:hint="eastAsia"/>
          <w:szCs w:val="21"/>
        </w:rPr>
        <w:t>ComWrt()</w:t>
      </w:r>
      <w:r w:rsidRPr="00330505">
        <w:rPr>
          <w:rFonts w:ascii="Times New Roman" w:hAnsi="Times New Roman" w:hint="eastAsia"/>
          <w:szCs w:val="21"/>
        </w:rPr>
        <w:t>函数将命令字通过</w:t>
      </w:r>
      <w:r w:rsidRPr="00330505">
        <w:rPr>
          <w:rFonts w:ascii="Times New Roman" w:hAnsi="Times New Roman" w:hint="eastAsia"/>
          <w:szCs w:val="21"/>
        </w:rPr>
        <w:t>RS-422</w:t>
      </w:r>
      <w:r w:rsidRPr="00330505">
        <w:rPr>
          <w:rFonts w:ascii="Times New Roman" w:hAnsi="Times New Roman" w:hint="eastAsia"/>
          <w:szCs w:val="21"/>
        </w:rPr>
        <w:t>接口发送至</w:t>
      </w:r>
      <w:del w:id="368" w:author="lenovo" w:date="2015-07-29T15:19:00Z">
        <w:r w:rsidRPr="00330505" w:rsidDel="001824D1">
          <w:rPr>
            <w:rFonts w:ascii="Times New Roman" w:hAnsi="Times New Roman" w:hint="eastAsia"/>
            <w:szCs w:val="21"/>
          </w:rPr>
          <w:delText>GDM</w:delText>
        </w:r>
      </w:del>
      <w:ins w:id="369" w:author="lenovo" w:date="2015-08-11T10:47:00Z">
        <w:r w:rsidR="00966D05">
          <w:rPr>
            <w:rFonts w:ascii="Times New Roman" w:hAnsi="Times New Roman" w:hint="eastAsia"/>
            <w:szCs w:val="21"/>
          </w:rPr>
          <w:t>SUB</w:t>
        </w:r>
      </w:ins>
      <w:ins w:id="370" w:author="lenovo" w:date="2015-07-29T15:19:00Z">
        <w:r w:rsidR="001824D1">
          <w:rPr>
            <w:rFonts w:ascii="Times New Roman" w:hAnsi="Times New Roman" w:hint="eastAsia"/>
            <w:szCs w:val="21"/>
          </w:rPr>
          <w:t>-DAQ</w:t>
        </w:r>
      </w:ins>
      <w:r w:rsidRPr="00330505">
        <w:rPr>
          <w:rFonts w:ascii="Times New Roman" w:hAnsi="Times New Roman" w:hint="eastAsia"/>
          <w:szCs w:val="21"/>
        </w:rPr>
        <w:t>，再由</w:t>
      </w:r>
      <w:del w:id="371" w:author="lenovo" w:date="2015-07-29T15:19:00Z">
        <w:r w:rsidRPr="00330505" w:rsidDel="001824D1">
          <w:rPr>
            <w:rFonts w:ascii="Times New Roman" w:hAnsi="Times New Roman" w:hint="eastAsia"/>
            <w:szCs w:val="21"/>
          </w:rPr>
          <w:delText>GDM</w:delText>
        </w:r>
      </w:del>
      <w:ins w:id="372" w:author="lenovo" w:date="2015-08-11T10:47:00Z">
        <w:r w:rsidR="00966D05">
          <w:rPr>
            <w:rFonts w:ascii="Times New Roman" w:hAnsi="Times New Roman" w:hint="eastAsia"/>
            <w:szCs w:val="21"/>
          </w:rPr>
          <w:t>SUB</w:t>
        </w:r>
      </w:ins>
      <w:ins w:id="373" w:author="lenovo" w:date="2015-07-29T15:19:00Z">
        <w:r w:rsidR="001824D1">
          <w:rPr>
            <w:rFonts w:ascii="Times New Roman" w:hAnsi="Times New Roman" w:hint="eastAsia"/>
            <w:szCs w:val="21"/>
          </w:rPr>
          <w:t>-DAQ</w:t>
        </w:r>
      </w:ins>
      <w:r w:rsidRPr="00330505">
        <w:rPr>
          <w:rFonts w:ascii="Times New Roman" w:hAnsi="Times New Roman" w:hint="eastAsia"/>
          <w:szCs w:val="21"/>
        </w:rPr>
        <w:t>发送至</w:t>
      </w:r>
      <w:r w:rsidRPr="00330505">
        <w:rPr>
          <w:rFonts w:ascii="Times New Roman" w:hAnsi="Times New Roman" w:hint="eastAsia"/>
          <w:szCs w:val="21"/>
        </w:rPr>
        <w:t>FEE</w:t>
      </w:r>
      <w:r w:rsidRPr="00330505">
        <w:rPr>
          <w:rFonts w:ascii="Times New Roman" w:hAnsi="Times New Roman" w:hint="eastAsia"/>
          <w:szCs w:val="21"/>
        </w:rPr>
        <w:t>。每次收到命令，</w:t>
      </w:r>
      <w:r w:rsidRPr="00330505">
        <w:rPr>
          <w:rFonts w:ascii="Times New Roman" w:hAnsi="Times New Roman" w:hint="eastAsia"/>
          <w:szCs w:val="21"/>
        </w:rPr>
        <w:t>FEE</w:t>
      </w:r>
      <w:r w:rsidRPr="00330505">
        <w:rPr>
          <w:rFonts w:ascii="Times New Roman" w:hAnsi="Times New Roman" w:hint="eastAsia"/>
          <w:szCs w:val="21"/>
        </w:rPr>
        <w:t>会返回状态参数，状态参数通过</w:t>
      </w:r>
      <w:del w:id="374" w:author="lenovo" w:date="2015-07-29T15:19:00Z">
        <w:r w:rsidRPr="00330505" w:rsidDel="001824D1">
          <w:rPr>
            <w:rFonts w:ascii="Times New Roman" w:hAnsi="Times New Roman" w:hint="eastAsia"/>
            <w:szCs w:val="21"/>
          </w:rPr>
          <w:delText>GDM</w:delText>
        </w:r>
      </w:del>
      <w:ins w:id="375" w:author="lenovo" w:date="2015-08-11T10:47:00Z">
        <w:r w:rsidR="00966D05">
          <w:rPr>
            <w:rFonts w:ascii="Times New Roman" w:hAnsi="Times New Roman" w:hint="eastAsia"/>
            <w:szCs w:val="21"/>
          </w:rPr>
          <w:t>SUB</w:t>
        </w:r>
      </w:ins>
      <w:ins w:id="376" w:author="lenovo" w:date="2015-07-29T15:19:00Z">
        <w:r w:rsidR="001824D1">
          <w:rPr>
            <w:rFonts w:ascii="Times New Roman" w:hAnsi="Times New Roman" w:hint="eastAsia"/>
            <w:szCs w:val="21"/>
          </w:rPr>
          <w:t>-DAQ</w:t>
        </w:r>
      </w:ins>
      <w:r w:rsidRPr="00330505">
        <w:rPr>
          <w:rFonts w:ascii="Times New Roman" w:hAnsi="Times New Roman" w:hint="eastAsia"/>
          <w:szCs w:val="21"/>
        </w:rPr>
        <w:t>传送回上位机，上位机通过函数</w:t>
      </w:r>
      <w:r w:rsidRPr="00330505">
        <w:rPr>
          <w:rFonts w:ascii="Times New Roman" w:hAnsi="Times New Roman" w:hint="eastAsia"/>
          <w:szCs w:val="21"/>
        </w:rPr>
        <w:t>ComRdByte()</w:t>
      </w:r>
      <w:r w:rsidRPr="00330505">
        <w:rPr>
          <w:rFonts w:ascii="Times New Roman" w:hAnsi="Times New Roman" w:hint="eastAsia"/>
          <w:szCs w:val="21"/>
        </w:rPr>
        <w:t>逐字节接收返回参数，存放于</w:t>
      </w:r>
      <w:r w:rsidRPr="00330505">
        <w:rPr>
          <w:rFonts w:ascii="Times New Roman" w:hAnsi="Times New Roman" w:hint="eastAsia"/>
          <w:szCs w:val="21"/>
        </w:rPr>
        <w:t>unsignedchar</w:t>
      </w:r>
      <w:r w:rsidRPr="00330505">
        <w:rPr>
          <w:rFonts w:ascii="Times New Roman" w:hAnsi="Times New Roman" w:hint="eastAsia"/>
          <w:szCs w:val="21"/>
        </w:rPr>
        <w:t>型数组中。为方便对</w:t>
      </w:r>
      <w:r w:rsidRPr="00330505">
        <w:rPr>
          <w:rFonts w:ascii="Times New Roman" w:hAnsi="Times New Roman" w:hint="eastAsia"/>
          <w:szCs w:val="21"/>
        </w:rPr>
        <w:t>FEE</w:t>
      </w:r>
      <w:r w:rsidRPr="00330505">
        <w:rPr>
          <w:rFonts w:ascii="Times New Roman" w:hAnsi="Times New Roman" w:hint="eastAsia"/>
          <w:szCs w:val="21"/>
        </w:rPr>
        <w:t>的控制，所有发送接收的指令都会实时显示在用户界面中的文本显示窗口。同时，为了追踪以往发送接收过的指令，在软件启动时会由用户指定一个文件夹用以存放指令日志文件</w:t>
      </w:r>
      <w:r w:rsidRPr="00330505">
        <w:rPr>
          <w:rFonts w:ascii="Times New Roman" w:hAnsi="Times New Roman" w:hint="eastAsia"/>
          <w:szCs w:val="21"/>
        </w:rPr>
        <w:t>(CMD_LOG)</w:t>
      </w:r>
      <w:r w:rsidRPr="00330505">
        <w:rPr>
          <w:rFonts w:ascii="Times New Roman" w:hAnsi="Times New Roman" w:hint="eastAsia"/>
          <w:szCs w:val="21"/>
        </w:rPr>
        <w:t>，软件在发送和接收指令时会同时把指令写入</w:t>
      </w:r>
      <w:r w:rsidRPr="00330505">
        <w:rPr>
          <w:rFonts w:ascii="Times New Roman" w:hAnsi="Times New Roman" w:hint="eastAsia"/>
          <w:szCs w:val="21"/>
        </w:rPr>
        <w:t>CMD_LOG</w:t>
      </w:r>
      <w:r w:rsidRPr="00330505">
        <w:rPr>
          <w:rFonts w:ascii="Times New Roman" w:hAnsi="Times New Roman" w:hint="eastAsia"/>
          <w:szCs w:val="21"/>
        </w:rPr>
        <w:t>，每次写入前会读取系统时间对指令进行标记，方便对每一条指令进行追查。常用指令被设计为子函数，方便调用。</w:t>
      </w: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由于</w:t>
      </w:r>
      <w:r w:rsidRPr="00330505">
        <w:rPr>
          <w:rFonts w:ascii="Times New Roman" w:hAnsi="Times New Roman" w:hint="eastAsia"/>
          <w:szCs w:val="21"/>
        </w:rPr>
        <w:t>FEE</w:t>
      </w:r>
      <w:r w:rsidRPr="00330505">
        <w:rPr>
          <w:rFonts w:ascii="Times New Roman" w:hAnsi="Times New Roman" w:hint="eastAsia"/>
          <w:szCs w:val="21"/>
        </w:rPr>
        <w:t>工程化生产和</w:t>
      </w:r>
      <w:r w:rsidRPr="00330505">
        <w:rPr>
          <w:rFonts w:ascii="Times New Roman" w:hAnsi="Times New Roman" w:hint="eastAsia"/>
          <w:szCs w:val="21"/>
        </w:rPr>
        <w:t>BGO</w:t>
      </w:r>
      <w:r w:rsidRPr="00330505">
        <w:rPr>
          <w:rFonts w:ascii="Times New Roman" w:hAnsi="Times New Roman" w:hint="eastAsia"/>
          <w:szCs w:val="21"/>
        </w:rPr>
        <w:t>量能器地面环境模拟试验中需要对</w:t>
      </w:r>
      <w:r w:rsidRPr="00330505">
        <w:rPr>
          <w:rFonts w:ascii="Times New Roman" w:hAnsi="Times New Roman" w:hint="eastAsia"/>
          <w:szCs w:val="21"/>
        </w:rPr>
        <w:t>FEE</w:t>
      </w:r>
      <w:r w:rsidRPr="00330505">
        <w:rPr>
          <w:rFonts w:ascii="Times New Roman" w:hAnsi="Times New Roman" w:hint="eastAsia"/>
          <w:szCs w:val="21"/>
        </w:rPr>
        <w:t>进行大块指令包注入，因此软件提供了批量参数配置模式。把所有需要注入的指令以</w:t>
      </w:r>
      <w:r w:rsidRPr="00330505">
        <w:rPr>
          <w:rFonts w:ascii="Times New Roman" w:hAnsi="Times New Roman" w:hint="eastAsia"/>
          <w:szCs w:val="21"/>
        </w:rPr>
        <w:t>4</w:t>
      </w:r>
      <w:r w:rsidRPr="00330505">
        <w:rPr>
          <w:rFonts w:ascii="Times New Roman" w:hAnsi="Times New Roman" w:hint="eastAsia"/>
          <w:szCs w:val="21"/>
        </w:rPr>
        <w:t>字节为单位提前写入二进制文件中，在使用时通过直接导入二进制文件，实现对</w:t>
      </w:r>
      <w:r w:rsidRPr="00330505">
        <w:rPr>
          <w:rFonts w:ascii="Times New Roman" w:hAnsi="Times New Roman" w:hint="eastAsia"/>
          <w:szCs w:val="21"/>
        </w:rPr>
        <w:t>FEE</w:t>
      </w:r>
      <w:r w:rsidRPr="00330505">
        <w:rPr>
          <w:rFonts w:ascii="Times New Roman" w:hAnsi="Times New Roman" w:hint="eastAsia"/>
          <w:szCs w:val="21"/>
        </w:rPr>
        <w:t>的快速配置。</w:t>
      </w:r>
    </w:p>
    <w:p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r w:rsidRPr="00330505">
        <w:rPr>
          <w:rFonts w:ascii="Times New Roman" w:hAnsi="Times New Roman" w:hint="eastAsia"/>
          <w:szCs w:val="21"/>
        </w:rPr>
        <w:t>量能器地面环境模拟试验中需要随时关注</w:t>
      </w:r>
      <w:r w:rsidRPr="00330505">
        <w:rPr>
          <w:rFonts w:ascii="Times New Roman" w:hAnsi="Times New Roman" w:hint="eastAsia"/>
          <w:szCs w:val="21"/>
        </w:rPr>
        <w:t>FEE</w:t>
      </w:r>
      <w:r w:rsidRPr="00330505">
        <w:rPr>
          <w:rFonts w:ascii="Times New Roman" w:hAnsi="Times New Roman" w:hint="eastAsia"/>
          <w:szCs w:val="21"/>
        </w:rPr>
        <w:t>的温度和电流信息，因此软件设计了一个遥测状态显示界面以方便值班人员随时观测遥测状态。软件中专门开发了一个线程，循环向</w:t>
      </w:r>
      <w:r w:rsidRPr="00330505">
        <w:rPr>
          <w:rFonts w:ascii="Times New Roman" w:hAnsi="Times New Roman" w:hint="eastAsia"/>
          <w:szCs w:val="21"/>
        </w:rPr>
        <w:t>FEE</w:t>
      </w:r>
      <w:r w:rsidRPr="00330505">
        <w:rPr>
          <w:rFonts w:ascii="Times New Roman" w:hAnsi="Times New Roman" w:hint="eastAsia"/>
          <w:szCs w:val="21"/>
        </w:rPr>
        <w:t>发送状态监测指令，返回状态字经过软件运算处理得到</w:t>
      </w:r>
      <w:r w:rsidRPr="00330505">
        <w:rPr>
          <w:rFonts w:ascii="Times New Roman" w:hAnsi="Times New Roman" w:hint="eastAsia"/>
          <w:szCs w:val="21"/>
        </w:rPr>
        <w:t>FEE</w:t>
      </w:r>
      <w:r w:rsidRPr="00330505">
        <w:rPr>
          <w:rFonts w:ascii="Times New Roman" w:hAnsi="Times New Roman" w:hint="eastAsia"/>
          <w:szCs w:val="21"/>
        </w:rPr>
        <w:t>的电流和温度数据，存入专门为此建立的文件内。同时在软件中定义了两个数组，分别存放实时返回的温度和电流数据，每当</w:t>
      </w:r>
      <w:r w:rsidRPr="00330505">
        <w:rPr>
          <w:rFonts w:ascii="Times New Roman" w:hAnsi="Times New Roman" w:hint="eastAsia"/>
          <w:szCs w:val="21"/>
        </w:rPr>
        <w:t>FEE</w:t>
      </w:r>
      <w:r w:rsidRPr="00330505">
        <w:rPr>
          <w:rFonts w:ascii="Times New Roman" w:hAnsi="Times New Roman" w:hint="eastAsia"/>
          <w:szCs w:val="21"/>
        </w:rPr>
        <w:t>的返回状态字到达时程序会自动查询命令类型，当确认是温度或电流遥测指令时，就会把状态字中的</w:t>
      </w:r>
      <w:r w:rsidRPr="00330505">
        <w:rPr>
          <w:rFonts w:ascii="Times New Roman" w:hAnsi="Times New Roman" w:hint="eastAsia"/>
          <w:szCs w:val="21"/>
        </w:rPr>
        <w:t>ADC</w:t>
      </w:r>
      <w:r w:rsidRPr="00330505">
        <w:rPr>
          <w:rFonts w:ascii="Times New Roman" w:hAnsi="Times New Roman" w:hint="eastAsia"/>
          <w:szCs w:val="21"/>
        </w:rPr>
        <w:t>码转化为</w:t>
      </w:r>
      <w:r w:rsidRPr="00330505">
        <w:rPr>
          <w:rFonts w:ascii="Times New Roman" w:hAnsi="Times New Roman" w:hint="eastAsia"/>
          <w:szCs w:val="21"/>
        </w:rPr>
        <w:lastRenderedPageBreak/>
        <w:t>温度或电流数据，按</w:t>
      </w:r>
      <w:r w:rsidRPr="00330505">
        <w:rPr>
          <w:rFonts w:ascii="Times New Roman" w:hAnsi="Times New Roman" w:hint="eastAsia"/>
          <w:szCs w:val="21"/>
        </w:rPr>
        <w:t>FEE</w:t>
      </w:r>
      <w:r w:rsidRPr="00330505">
        <w:rPr>
          <w:rFonts w:ascii="Times New Roman" w:hAnsi="Times New Roman" w:hint="eastAsia"/>
          <w:szCs w:val="21"/>
        </w:rPr>
        <w:t>编号存放于数组中</w:t>
      </w:r>
      <w:r w:rsidR="000071D9">
        <w:rPr>
          <w:rFonts w:ascii="Times New Roman" w:hAnsi="Times New Roman" w:hint="eastAsia"/>
          <w:szCs w:val="21"/>
        </w:rPr>
        <w:t>相应位置</w:t>
      </w:r>
      <w:r w:rsidRPr="00330505">
        <w:rPr>
          <w:rFonts w:ascii="Times New Roman" w:hAnsi="Times New Roman" w:hint="eastAsia"/>
          <w:szCs w:val="21"/>
        </w:rPr>
        <w:t>。软件中开发了一个线程，每隔</w:t>
      </w:r>
      <w:r w:rsidRPr="00330505">
        <w:rPr>
          <w:rFonts w:ascii="Times New Roman" w:hAnsi="Times New Roman" w:hint="eastAsia"/>
          <w:szCs w:val="21"/>
        </w:rPr>
        <w:t>10</w:t>
      </w:r>
      <w:r w:rsidRPr="00330505">
        <w:rPr>
          <w:rFonts w:ascii="Times New Roman" w:hAnsi="Times New Roman" w:hint="eastAsia"/>
          <w:szCs w:val="21"/>
        </w:rPr>
        <w:t>秒会自动把温度数组和电流数组里存放的数据显示在遥测界面，实现了遥测状</w:t>
      </w:r>
      <w:r w:rsidR="009122B3">
        <w:rPr>
          <w:rFonts w:ascii="Times New Roman" w:hAnsi="Times New Roman" w:hint="eastAsia"/>
          <w:szCs w:val="21"/>
        </w:rPr>
        <w:t>态的实时监测。图</w:t>
      </w:r>
      <w:r w:rsidR="009122B3">
        <w:rPr>
          <w:rFonts w:ascii="Times New Roman" w:hAnsi="Times New Roman" w:hint="eastAsia"/>
          <w:szCs w:val="21"/>
        </w:rPr>
        <w:t xml:space="preserve"> 5</w:t>
      </w:r>
      <w:r w:rsidRPr="00330505">
        <w:rPr>
          <w:rFonts w:ascii="Times New Roman" w:hAnsi="Times New Roman" w:hint="eastAsia"/>
          <w:szCs w:val="21"/>
        </w:rPr>
        <w:t>为热真空测试中</w:t>
      </w:r>
      <w:del w:id="377" w:author="lenovo" w:date="2015-07-29T16:30:00Z">
        <w:r w:rsidRPr="00330505" w:rsidDel="008B6CC2">
          <w:rPr>
            <w:rFonts w:ascii="Times New Roman" w:hAnsi="Times New Roman" w:hint="eastAsia"/>
            <w:szCs w:val="21"/>
          </w:rPr>
          <w:delText>的</w:delText>
        </w:r>
      </w:del>
      <w:del w:id="378" w:author="lenovo" w:date="2015-07-29T16:21:00Z">
        <w:r w:rsidRPr="00330505" w:rsidDel="007D2B18">
          <w:rPr>
            <w:rFonts w:ascii="Times New Roman" w:hAnsi="Times New Roman" w:hint="eastAsia"/>
            <w:szCs w:val="21"/>
          </w:rPr>
          <w:delText>一个温度遥测界面</w:delText>
        </w:r>
      </w:del>
      <w:ins w:id="379" w:author="lenovo" w:date="2015-07-29T16:22:00Z">
        <w:r w:rsidR="007D2B18">
          <w:rPr>
            <w:rFonts w:ascii="Times New Roman" w:hAnsi="Times New Roman" w:hint="eastAsia"/>
            <w:szCs w:val="21"/>
          </w:rPr>
          <w:t>某温度遥测点的温度随时间变化曲线，</w:t>
        </w:r>
      </w:ins>
      <w:ins w:id="380" w:author="lenovo" w:date="2015-07-29T16:25:00Z">
        <w:r w:rsidR="007D2B18">
          <w:rPr>
            <w:rFonts w:ascii="Times New Roman" w:hAnsi="Times New Roman" w:hint="eastAsia"/>
            <w:szCs w:val="21"/>
          </w:rPr>
          <w:t>界面内</w:t>
        </w:r>
      </w:ins>
      <w:ins w:id="381" w:author="lenovo" w:date="2015-07-29T16:24:00Z">
        <w:r w:rsidR="007D2B18">
          <w:rPr>
            <w:rFonts w:ascii="Times New Roman" w:hAnsi="Times New Roman" w:hint="eastAsia"/>
            <w:szCs w:val="21"/>
          </w:rPr>
          <w:t>可同时显示</w:t>
        </w:r>
      </w:ins>
      <w:ins w:id="382" w:author="lenovo" w:date="2015-07-29T16:25:00Z">
        <w:r w:rsidR="007D2B18">
          <w:rPr>
            <w:rFonts w:ascii="Times New Roman" w:hAnsi="Times New Roman" w:hint="eastAsia"/>
            <w:szCs w:val="21"/>
          </w:rPr>
          <w:t>最近</w:t>
        </w:r>
      </w:ins>
      <w:ins w:id="383" w:author="lenovo" w:date="2015-07-29T16:24:00Z">
        <w:r w:rsidR="007D2B18">
          <w:rPr>
            <w:rFonts w:ascii="Times New Roman" w:hAnsi="Times New Roman" w:hint="eastAsia"/>
            <w:szCs w:val="21"/>
          </w:rPr>
          <w:t>一小时内的温度变化情况</w:t>
        </w:r>
      </w:ins>
      <w:ins w:id="384" w:author="lenovo" w:date="2015-07-29T16:26:00Z">
        <w:r w:rsidR="007D2B18">
          <w:rPr>
            <w:rFonts w:ascii="Times New Roman" w:hAnsi="Times New Roman" w:hint="eastAsia"/>
            <w:szCs w:val="21"/>
          </w:rPr>
          <w:t>。</w:t>
        </w:r>
      </w:ins>
      <w:ins w:id="385" w:author="lenovo" w:date="2015-07-29T16:27:00Z">
        <w:r w:rsidR="007D2B18">
          <w:rPr>
            <w:rFonts w:ascii="Times New Roman" w:hAnsi="Times New Roman" w:hint="eastAsia"/>
            <w:szCs w:val="21"/>
          </w:rPr>
          <w:t>探测器每个侧面有</w:t>
        </w:r>
        <w:r w:rsidR="007D2B18">
          <w:rPr>
            <w:rFonts w:ascii="Times New Roman" w:hAnsi="Times New Roman" w:hint="eastAsia"/>
            <w:szCs w:val="21"/>
          </w:rPr>
          <w:t>16</w:t>
        </w:r>
        <w:r w:rsidR="007D2B18">
          <w:rPr>
            <w:rFonts w:ascii="Times New Roman" w:hAnsi="Times New Roman" w:hint="eastAsia"/>
            <w:szCs w:val="21"/>
          </w:rPr>
          <w:t>个温度遥测点，</w:t>
        </w:r>
      </w:ins>
      <w:ins w:id="386" w:author="lenovo" w:date="2015-07-29T16:28:00Z">
        <w:r w:rsidR="007D2B18">
          <w:rPr>
            <w:rFonts w:ascii="Times New Roman" w:hAnsi="Times New Roman" w:hint="eastAsia"/>
            <w:szCs w:val="21"/>
          </w:rPr>
          <w:t>8</w:t>
        </w:r>
        <w:r w:rsidR="007D2B18">
          <w:rPr>
            <w:rFonts w:ascii="Times New Roman" w:hAnsi="Times New Roman" w:hint="eastAsia"/>
            <w:szCs w:val="21"/>
          </w:rPr>
          <w:t>个电流遥测点，</w:t>
        </w:r>
      </w:ins>
      <w:ins w:id="387" w:author="lenovo" w:date="2015-07-29T16:27:00Z">
        <w:r w:rsidR="007D2B18">
          <w:rPr>
            <w:rFonts w:ascii="Times New Roman" w:hAnsi="Times New Roman" w:hint="eastAsia"/>
            <w:szCs w:val="21"/>
          </w:rPr>
          <w:t>四个侧面一共需要同时监测</w:t>
        </w:r>
        <w:r w:rsidR="007D2B18">
          <w:rPr>
            <w:rFonts w:ascii="Times New Roman" w:hAnsi="Times New Roman" w:hint="eastAsia"/>
            <w:szCs w:val="21"/>
          </w:rPr>
          <w:t>64</w:t>
        </w:r>
      </w:ins>
      <w:ins w:id="388" w:author="lenovo" w:date="2015-07-29T16:29:00Z">
        <w:r w:rsidR="00015CCA">
          <w:rPr>
            <w:rFonts w:ascii="Times New Roman" w:hAnsi="Times New Roman" w:hint="eastAsia"/>
            <w:szCs w:val="21"/>
          </w:rPr>
          <w:t>路</w:t>
        </w:r>
      </w:ins>
      <w:ins w:id="389" w:author="lenovo" w:date="2015-07-29T16:28:00Z">
        <w:r w:rsidR="007D2B18">
          <w:rPr>
            <w:rFonts w:ascii="Times New Roman" w:hAnsi="Times New Roman" w:hint="eastAsia"/>
            <w:szCs w:val="21"/>
          </w:rPr>
          <w:t>温度信息，</w:t>
        </w:r>
        <w:r w:rsidR="007D2B18">
          <w:rPr>
            <w:rFonts w:ascii="Times New Roman" w:hAnsi="Times New Roman" w:hint="eastAsia"/>
            <w:szCs w:val="21"/>
          </w:rPr>
          <w:t>32</w:t>
        </w:r>
      </w:ins>
      <w:ins w:id="390" w:author="lenovo" w:date="2015-07-29T16:29:00Z">
        <w:r w:rsidR="00015CCA">
          <w:rPr>
            <w:rFonts w:ascii="Times New Roman" w:hAnsi="Times New Roman" w:hint="eastAsia"/>
            <w:szCs w:val="21"/>
          </w:rPr>
          <w:t>路</w:t>
        </w:r>
      </w:ins>
      <w:ins w:id="391" w:author="lenovo" w:date="2015-07-29T16:28:00Z">
        <w:r w:rsidR="007D2B18">
          <w:rPr>
            <w:rFonts w:ascii="Times New Roman" w:hAnsi="Times New Roman" w:hint="eastAsia"/>
            <w:szCs w:val="21"/>
          </w:rPr>
          <w:t>电流信息</w:t>
        </w:r>
      </w:ins>
      <w:del w:id="392" w:author="lenovo" w:date="2015-07-29T16:24:00Z">
        <w:r w:rsidRPr="00330505" w:rsidDel="007D2B18">
          <w:rPr>
            <w:rFonts w:ascii="Times New Roman" w:hAnsi="Times New Roman" w:hint="eastAsia"/>
            <w:szCs w:val="21"/>
          </w:rPr>
          <w:delText>，每个界面可以同时显示一小时内</w:delText>
        </w:r>
        <w:r w:rsidRPr="00330505" w:rsidDel="007D2B18">
          <w:rPr>
            <w:rFonts w:ascii="Times New Roman" w:hAnsi="Times New Roman" w:hint="eastAsia"/>
            <w:szCs w:val="21"/>
          </w:rPr>
          <w:delText>4</w:delText>
        </w:r>
        <w:r w:rsidRPr="00330505" w:rsidDel="007D2B18">
          <w:rPr>
            <w:rFonts w:ascii="Times New Roman" w:hAnsi="Times New Roman" w:hint="eastAsia"/>
            <w:szCs w:val="21"/>
          </w:rPr>
          <w:delText>个</w:delText>
        </w:r>
        <w:r w:rsidRPr="00330505" w:rsidDel="007D2B18">
          <w:rPr>
            <w:rFonts w:ascii="Times New Roman" w:hAnsi="Times New Roman" w:hint="eastAsia"/>
            <w:szCs w:val="21"/>
          </w:rPr>
          <w:delText>FEE</w:delText>
        </w:r>
        <w:r w:rsidRPr="00330505" w:rsidDel="007D2B18">
          <w:rPr>
            <w:rFonts w:ascii="Times New Roman" w:hAnsi="Times New Roman" w:hint="eastAsia"/>
            <w:szCs w:val="21"/>
          </w:rPr>
          <w:delText>中</w:delText>
        </w:r>
        <w:r w:rsidRPr="00330505" w:rsidDel="007D2B18">
          <w:rPr>
            <w:rFonts w:ascii="Times New Roman" w:hAnsi="Times New Roman" w:hint="eastAsia"/>
            <w:szCs w:val="21"/>
          </w:rPr>
          <w:delText>16</w:delText>
        </w:r>
        <w:r w:rsidRPr="00330505" w:rsidDel="007D2B18">
          <w:rPr>
            <w:rFonts w:ascii="Times New Roman" w:hAnsi="Times New Roman" w:hint="eastAsia"/>
            <w:szCs w:val="21"/>
          </w:rPr>
          <w:delText>个热敏电阻测得的温度信息</w:delText>
        </w:r>
      </w:del>
      <w:r w:rsidRPr="00330505">
        <w:rPr>
          <w:rFonts w:ascii="Times New Roman" w:hAnsi="Times New Roman" w:hint="eastAsia"/>
          <w:szCs w:val="21"/>
        </w:rPr>
        <w:t>。</w:t>
      </w:r>
    </w:p>
    <w:p w:rsidR="005924CF" w:rsidRDefault="005924CF">
      <w:pPr>
        <w:keepNext/>
        <w:autoSpaceDE w:val="0"/>
        <w:autoSpaceDN w:val="0"/>
        <w:adjustRightInd w:val="0"/>
        <w:spacing w:line="360" w:lineRule="auto"/>
        <w:ind w:firstLineChars="200" w:firstLine="420"/>
        <w:jc w:val="center"/>
        <w:pPrChange w:id="393" w:author="lenovo" w:date="2015-07-29T16:29:00Z">
          <w:pPr>
            <w:keepNext/>
            <w:autoSpaceDE w:val="0"/>
            <w:autoSpaceDN w:val="0"/>
            <w:adjustRightInd w:val="0"/>
            <w:spacing w:line="360" w:lineRule="auto"/>
            <w:ind w:firstLineChars="200" w:firstLine="420"/>
            <w:jc w:val="left"/>
          </w:pPr>
        </w:pPrChange>
      </w:pPr>
      <w:del w:id="394" w:author="lenovo" w:date="2015-07-29T16:20:00Z">
        <w:r w:rsidDel="007D2B18">
          <w:rPr>
            <w:rFonts w:hint="eastAsia"/>
            <w:noProof/>
          </w:rPr>
          <w:drawing>
            <wp:inline distT="0" distB="0" distL="0" distR="0" wp14:anchorId="2B52C456" wp14:editId="2142ED7D">
              <wp:extent cx="2501192" cy="2202764"/>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something about first paper\温度遥测.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1192" cy="2202764"/>
                      </a:xfrm>
                      <a:prstGeom prst="rect">
                        <a:avLst/>
                      </a:prstGeom>
                      <a:noFill/>
                      <a:ln>
                        <a:noFill/>
                      </a:ln>
                    </pic:spPr>
                  </pic:pic>
                </a:graphicData>
              </a:graphic>
            </wp:inline>
          </w:drawing>
        </w:r>
      </w:del>
      <w:ins w:id="395" w:author="lenovo" w:date="2015-07-29T16:20:00Z">
        <w:r w:rsidR="007D2B18">
          <w:rPr>
            <w:noProof/>
          </w:rPr>
          <w:drawing>
            <wp:inline distT="0" distB="0" distL="0" distR="0" wp14:anchorId="1F9D8A83" wp14:editId="79D77C9B">
              <wp:extent cx="2060672" cy="1610436"/>
              <wp:effectExtent l="0" t="0" r="0" b="0"/>
              <wp:docPr id="2" name="图片 2" descr="D:\Work_File\Paper\something about first paper\温度遥测 单个.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Work_File\Paper\something about first paper\温度遥测 单个.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0575" cy="1610360"/>
                      </a:xfrm>
                      <a:prstGeom prst="rect">
                        <a:avLst/>
                      </a:prstGeom>
                      <a:noFill/>
                      <a:ln>
                        <a:noFill/>
                      </a:ln>
                    </pic:spPr>
                  </pic:pic>
                </a:graphicData>
              </a:graphic>
            </wp:inline>
          </w:drawing>
        </w:r>
      </w:ins>
    </w:p>
    <w:p w:rsidR="005924CF" w:rsidRPr="005924CF" w:rsidRDefault="005924CF" w:rsidP="005924CF">
      <w:pPr>
        <w:pStyle w:val="a6"/>
        <w:jc w:val="center"/>
        <w:rPr>
          <w:rFonts w:ascii="Times New Roman" w:eastAsia="宋体" w:hAnsi="Times New Roman"/>
          <w:b/>
          <w:noProof/>
          <w:kern w:val="0"/>
          <w:sz w:val="18"/>
          <w:szCs w:val="18"/>
        </w:rPr>
      </w:pPr>
      <w:r w:rsidRPr="005924CF">
        <w:rPr>
          <w:rFonts w:ascii="Times New Roman" w:eastAsia="宋体" w:hAnsi="Times New Roman" w:hint="eastAsia"/>
          <w:b/>
          <w:noProof/>
          <w:kern w:val="0"/>
          <w:sz w:val="18"/>
          <w:szCs w:val="18"/>
        </w:rPr>
        <w:t>图</w:t>
      </w:r>
      <w:r w:rsidR="00522D4D" w:rsidRPr="005924CF">
        <w:rPr>
          <w:rFonts w:ascii="Times New Roman" w:eastAsia="宋体" w:hAnsi="Times New Roman"/>
          <w:b/>
          <w:noProof/>
          <w:kern w:val="0"/>
          <w:sz w:val="18"/>
          <w:szCs w:val="18"/>
        </w:rPr>
        <w:fldChar w:fldCharType="begin"/>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00522D4D" w:rsidRPr="005924CF">
        <w:rPr>
          <w:rFonts w:ascii="Times New Roman" w:eastAsia="宋体" w:hAnsi="Times New Roman"/>
          <w:b/>
          <w:noProof/>
          <w:kern w:val="0"/>
          <w:sz w:val="18"/>
          <w:szCs w:val="18"/>
        </w:rPr>
        <w:fldChar w:fldCharType="separate"/>
      </w:r>
      <w:r>
        <w:rPr>
          <w:rFonts w:ascii="Times New Roman" w:eastAsia="宋体" w:hAnsi="Times New Roman"/>
          <w:b/>
          <w:noProof/>
          <w:kern w:val="0"/>
          <w:sz w:val="18"/>
          <w:szCs w:val="18"/>
        </w:rPr>
        <w:t>5</w:t>
      </w:r>
      <w:r w:rsidR="00522D4D" w:rsidRPr="005924CF">
        <w:rPr>
          <w:rFonts w:ascii="Times New Roman" w:eastAsia="宋体" w:hAnsi="Times New Roman"/>
          <w:b/>
          <w:noProof/>
          <w:kern w:val="0"/>
          <w:sz w:val="18"/>
          <w:szCs w:val="18"/>
        </w:rPr>
        <w:fldChar w:fldCharType="end"/>
      </w:r>
      <w:r w:rsidRPr="005924CF">
        <w:rPr>
          <w:rFonts w:ascii="Times New Roman" w:eastAsia="宋体" w:hAnsi="Times New Roman" w:hint="eastAsia"/>
          <w:b/>
          <w:noProof/>
          <w:kern w:val="0"/>
          <w:sz w:val="18"/>
          <w:szCs w:val="18"/>
        </w:rPr>
        <w:t>温度监控界面</w:t>
      </w:r>
    </w:p>
    <w:p w:rsidR="00330505" w:rsidRPr="00330505" w:rsidRDefault="00330505" w:rsidP="00FD2A2B">
      <w:pPr>
        <w:autoSpaceDE w:val="0"/>
        <w:autoSpaceDN w:val="0"/>
        <w:adjustRightInd w:val="0"/>
        <w:spacing w:line="360" w:lineRule="auto"/>
        <w:ind w:firstLineChars="200" w:firstLine="482"/>
        <w:rPr>
          <w:rFonts w:ascii="Times New Roman" w:hAnsi="Times New Roman"/>
          <w:b/>
          <w:sz w:val="24"/>
        </w:rPr>
      </w:pPr>
      <w:r>
        <w:rPr>
          <w:rFonts w:ascii="Times New Roman" w:hAnsi="Times New Roman" w:hint="eastAsia"/>
          <w:b/>
          <w:sz w:val="24"/>
        </w:rPr>
        <w:t>3</w:t>
      </w:r>
      <w:r w:rsidRPr="00330505">
        <w:rPr>
          <w:rFonts w:ascii="Times New Roman" w:hAnsi="Times New Roman" w:hint="eastAsia"/>
          <w:b/>
          <w:sz w:val="24"/>
        </w:rPr>
        <w:t>.5</w:t>
      </w:r>
      <w:ins w:id="396" w:author="lenovo" w:date="2015-08-11T10:35:00Z">
        <w:r w:rsidR="000607EB">
          <w:rPr>
            <w:rFonts w:ascii="Times New Roman" w:hAnsi="Times New Roman" w:hint="eastAsia"/>
            <w:b/>
            <w:sz w:val="24"/>
          </w:rPr>
          <w:t xml:space="preserve"> </w:t>
        </w:r>
      </w:ins>
      <w:del w:id="397" w:author="felab" w:date="2015-07-27T17:50:00Z">
        <w:r w:rsidRPr="00330505" w:rsidDel="00AE1F9A">
          <w:rPr>
            <w:rFonts w:ascii="Times New Roman" w:hAnsi="Times New Roman" w:hint="eastAsia"/>
            <w:b/>
            <w:sz w:val="24"/>
          </w:rPr>
          <w:delText>提醒和</w:delText>
        </w:r>
      </w:del>
      <w:ins w:id="398" w:author="felab" w:date="2015-07-27T17:50:00Z">
        <w:r w:rsidR="00AE1F9A">
          <w:rPr>
            <w:rFonts w:ascii="Times New Roman" w:hAnsi="Times New Roman" w:hint="eastAsia"/>
            <w:b/>
            <w:sz w:val="24"/>
          </w:rPr>
          <w:t>值班</w:t>
        </w:r>
      </w:ins>
      <w:r w:rsidRPr="00330505">
        <w:rPr>
          <w:rFonts w:ascii="Times New Roman" w:hAnsi="Times New Roman" w:hint="eastAsia"/>
          <w:b/>
          <w:sz w:val="24"/>
        </w:rPr>
        <w:t>报警功能</w:t>
      </w:r>
      <w:ins w:id="399" w:author="felab" w:date="2015-07-27T17:51:00Z">
        <w:r w:rsidR="00AE1F9A">
          <w:rPr>
            <w:rFonts w:ascii="Times New Roman" w:hAnsi="Times New Roman" w:hint="eastAsia"/>
            <w:b/>
            <w:sz w:val="24"/>
          </w:rPr>
          <w:t>模块</w:t>
        </w:r>
      </w:ins>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w:t>
      </w:r>
      <w:r w:rsidRPr="00330505">
        <w:rPr>
          <w:rFonts w:ascii="Times New Roman" w:hAnsi="Times New Roman" w:hint="eastAsia"/>
          <w:szCs w:val="21"/>
        </w:rPr>
        <w:t>BGO</w:t>
      </w:r>
      <w:r w:rsidRPr="00330505">
        <w:rPr>
          <w:rFonts w:ascii="Times New Roman" w:hAnsi="Times New Roman" w:hint="eastAsia"/>
          <w:szCs w:val="21"/>
        </w:rPr>
        <w:t>量能器地面环境模拟试验中需要值班人员连续数天至数十天不间断地进行数据采集和状态监测，需要软件有报警功能和定时提醒功能。</w:t>
      </w:r>
    </w:p>
    <w:p w:rsid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在软件中专门开发一个线程用以实现这些功能，此线程内有一个定时器，每间隔</w:t>
      </w:r>
      <w:r w:rsidRPr="00330505">
        <w:rPr>
          <w:rFonts w:ascii="Times New Roman" w:hAnsi="Times New Roman" w:hint="eastAsia"/>
          <w:szCs w:val="21"/>
        </w:rPr>
        <w:t>2</w:t>
      </w:r>
      <w:r w:rsidRPr="00330505">
        <w:rPr>
          <w:rFonts w:ascii="Times New Roman" w:hAnsi="Times New Roman" w:hint="eastAsia"/>
          <w:szCs w:val="21"/>
        </w:rPr>
        <w:t>小时会触发一个回调函数，回调函数通过播放铃声和弹出提示窗口的方式提醒操作人员</w:t>
      </w:r>
      <w:commentRangeStart w:id="400"/>
      <w:r w:rsidRPr="00330505">
        <w:rPr>
          <w:rFonts w:ascii="Times New Roman" w:hAnsi="Times New Roman" w:hint="eastAsia"/>
          <w:szCs w:val="21"/>
        </w:rPr>
        <w:t>记录高压模块电流等关键数据</w:t>
      </w:r>
      <w:commentRangeEnd w:id="400"/>
      <w:r w:rsidR="00BF6E97">
        <w:rPr>
          <w:rStyle w:val="af3"/>
        </w:rPr>
        <w:commentReference w:id="400"/>
      </w:r>
      <w:r w:rsidRPr="00330505">
        <w:rPr>
          <w:rFonts w:ascii="Times New Roman" w:hAnsi="Times New Roman" w:hint="eastAsia"/>
          <w:szCs w:val="21"/>
        </w:rPr>
        <w:t>。在此线程中还会循环地主动查询每个</w:t>
      </w:r>
      <w:r w:rsidRPr="00330505">
        <w:rPr>
          <w:rFonts w:ascii="Times New Roman" w:hAnsi="Times New Roman" w:hint="eastAsia"/>
          <w:szCs w:val="21"/>
        </w:rPr>
        <w:t>FEE</w:t>
      </w:r>
      <w:r w:rsidRPr="00330505">
        <w:rPr>
          <w:rFonts w:ascii="Times New Roman" w:hAnsi="Times New Roman" w:hint="eastAsia"/>
          <w:szCs w:val="21"/>
        </w:rPr>
        <w:t>的温度和电流参数，通过对比预先设置的阈值来判断量能器是否工作在正常状态，当温度或电流超过阈值就会以发出报警铃声的方式告知操作人员。</w:t>
      </w:r>
    </w:p>
    <w:p w:rsidR="00330505" w:rsidRPr="000607EB" w:rsidRDefault="00FE0862">
      <w:pPr>
        <w:autoSpaceDE w:val="0"/>
        <w:autoSpaceDN w:val="0"/>
        <w:adjustRightInd w:val="0"/>
        <w:spacing w:line="360" w:lineRule="auto"/>
        <w:ind w:firstLine="420"/>
        <w:jc w:val="left"/>
        <w:rPr>
          <w:rFonts w:ascii="Times New Roman" w:hAnsi="Times New Roman"/>
          <w:b/>
          <w:sz w:val="24"/>
          <w:rPrChange w:id="401" w:author="lenovo" w:date="2015-08-11T10:35:00Z">
            <w:rPr/>
          </w:rPrChange>
        </w:rPr>
        <w:pPrChange w:id="402" w:author="lenovo" w:date="2015-08-11T10:35:00Z">
          <w:pPr>
            <w:pStyle w:val="a9"/>
            <w:numPr>
              <w:numId w:val="17"/>
            </w:numPr>
            <w:autoSpaceDE w:val="0"/>
            <w:autoSpaceDN w:val="0"/>
            <w:adjustRightInd w:val="0"/>
            <w:spacing w:line="360" w:lineRule="auto"/>
            <w:ind w:left="360" w:firstLineChars="0" w:hanging="360"/>
            <w:jc w:val="left"/>
          </w:pPr>
        </w:pPrChange>
      </w:pPr>
      <w:ins w:id="403" w:author="felab" w:date="2015-07-27T17:55:00Z">
        <w:r w:rsidRPr="000607EB">
          <w:rPr>
            <w:rFonts w:ascii="Times New Roman" w:hAnsi="Times New Roman"/>
            <w:b/>
            <w:sz w:val="24"/>
            <w:rPrChange w:id="404" w:author="lenovo" w:date="2015-08-11T10:35:00Z">
              <w:rPr/>
            </w:rPrChange>
          </w:rPr>
          <w:t>3.6</w:t>
        </w:r>
      </w:ins>
      <w:ins w:id="405" w:author="lenovo" w:date="2015-08-11T10:35:00Z">
        <w:r w:rsidR="000607EB">
          <w:rPr>
            <w:rFonts w:ascii="Times New Roman" w:hAnsi="Times New Roman" w:hint="eastAsia"/>
            <w:b/>
            <w:sz w:val="24"/>
          </w:rPr>
          <w:t xml:space="preserve"> </w:t>
        </w:r>
      </w:ins>
      <w:del w:id="406" w:author="felab" w:date="2015-07-27T17:52:00Z">
        <w:r w:rsidR="00330505" w:rsidRPr="000607EB" w:rsidDel="00AE1F9A">
          <w:rPr>
            <w:rFonts w:ascii="Times New Roman" w:hAnsi="Times New Roman" w:hint="eastAsia"/>
            <w:b/>
            <w:sz w:val="24"/>
            <w:rPrChange w:id="407" w:author="lenovo" w:date="2015-08-11T10:35:00Z">
              <w:rPr>
                <w:rFonts w:hint="eastAsia"/>
              </w:rPr>
            </w:rPrChange>
          </w:rPr>
          <w:delText>地面测试软件的应用实例</w:delText>
        </w:r>
      </w:del>
      <w:ins w:id="408" w:author="felab" w:date="2015-07-27T17:53:00Z">
        <w:r w:rsidR="00CF0B4E" w:rsidRPr="000607EB">
          <w:rPr>
            <w:rFonts w:ascii="Times New Roman" w:hAnsi="Times New Roman" w:hint="eastAsia"/>
            <w:b/>
            <w:sz w:val="24"/>
            <w:rPrChange w:id="409" w:author="lenovo" w:date="2015-08-11T10:35:00Z">
              <w:rPr>
                <w:rFonts w:hint="eastAsia"/>
              </w:rPr>
            </w:rPrChange>
          </w:rPr>
          <w:t>图形</w:t>
        </w:r>
      </w:ins>
      <w:ins w:id="410" w:author="felab" w:date="2015-07-27T17:54:00Z">
        <w:r w:rsidR="00CF0B4E" w:rsidRPr="000607EB">
          <w:rPr>
            <w:rFonts w:ascii="Times New Roman" w:hAnsi="Times New Roman" w:hint="eastAsia"/>
            <w:b/>
            <w:sz w:val="24"/>
            <w:rPrChange w:id="411" w:author="lenovo" w:date="2015-08-11T10:35:00Z">
              <w:rPr>
                <w:rFonts w:hint="eastAsia"/>
              </w:rPr>
            </w:rPrChange>
          </w:rPr>
          <w:t>界面的</w:t>
        </w:r>
      </w:ins>
      <w:ins w:id="412" w:author="felab" w:date="2015-07-27T17:52:00Z">
        <w:r w:rsidR="00AE1F9A" w:rsidRPr="000607EB">
          <w:rPr>
            <w:rFonts w:ascii="Times New Roman" w:hAnsi="Times New Roman" w:hint="eastAsia"/>
            <w:b/>
            <w:sz w:val="24"/>
            <w:rPrChange w:id="413" w:author="lenovo" w:date="2015-08-11T10:35:00Z">
              <w:rPr>
                <w:rFonts w:hint="eastAsia"/>
              </w:rPr>
            </w:rPrChange>
          </w:rPr>
          <w:t>实现</w:t>
        </w:r>
      </w:ins>
    </w:p>
    <w:p w:rsidR="005924CF" w:rsidRDefault="005924CF" w:rsidP="005924CF">
      <w:pPr>
        <w:autoSpaceDE w:val="0"/>
        <w:autoSpaceDN w:val="0"/>
        <w:adjustRightInd w:val="0"/>
        <w:spacing w:line="360" w:lineRule="auto"/>
        <w:jc w:val="left"/>
        <w:rPr>
          <w:rFonts w:ascii="Times New Roman" w:hAnsi="Times New Roman"/>
          <w:b/>
          <w:sz w:val="24"/>
        </w:rPr>
        <w:sectPr w:rsidR="005924CF"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5924CF" w:rsidRDefault="005924CF" w:rsidP="005924CF">
      <w:pPr>
        <w:keepNext/>
        <w:autoSpaceDE w:val="0"/>
        <w:autoSpaceDN w:val="0"/>
        <w:adjustRightInd w:val="0"/>
        <w:spacing w:line="360" w:lineRule="auto"/>
        <w:jc w:val="center"/>
      </w:pPr>
      <w:r>
        <w:rPr>
          <w:rFonts w:hint="eastAsia"/>
          <w:noProof/>
        </w:rPr>
        <w:lastRenderedPageBreak/>
        <w:drawing>
          <wp:inline distT="0" distB="0" distL="0" distR="0" wp14:anchorId="5AD44F47" wp14:editId="1DF23222">
            <wp:extent cx="4743450" cy="2700031"/>
            <wp:effectExtent l="0" t="0" r="0" b="5080"/>
            <wp:docPr id="1" name="图片 1" descr="C:\Users\lenovo\Desktop\U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novo\Desktop\UI-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43450" cy="2700031"/>
                    </a:xfrm>
                    <a:prstGeom prst="rect">
                      <a:avLst/>
                    </a:prstGeom>
                    <a:noFill/>
                    <a:ln>
                      <a:noFill/>
                    </a:ln>
                  </pic:spPr>
                </pic:pic>
              </a:graphicData>
            </a:graphic>
          </wp:inline>
        </w:drawing>
      </w:r>
    </w:p>
    <w:p w:rsidR="005924CF" w:rsidRPr="005924CF" w:rsidRDefault="005924CF" w:rsidP="005924CF">
      <w:pPr>
        <w:pStyle w:val="a6"/>
        <w:jc w:val="center"/>
        <w:rPr>
          <w:rFonts w:ascii="Times New Roman" w:eastAsia="宋体" w:hAnsi="Times New Roman"/>
          <w:b/>
          <w:noProof/>
          <w:kern w:val="0"/>
          <w:sz w:val="18"/>
          <w:szCs w:val="18"/>
        </w:rPr>
      </w:pPr>
      <w:r w:rsidRPr="005924CF">
        <w:rPr>
          <w:rFonts w:ascii="Times New Roman" w:eastAsia="宋体" w:hAnsi="Times New Roman" w:hint="eastAsia"/>
          <w:b/>
          <w:noProof/>
          <w:kern w:val="0"/>
          <w:sz w:val="18"/>
          <w:szCs w:val="18"/>
        </w:rPr>
        <w:t>图</w:t>
      </w:r>
      <w:r w:rsidR="00522D4D" w:rsidRPr="005924CF">
        <w:rPr>
          <w:rFonts w:ascii="Times New Roman" w:eastAsia="宋体" w:hAnsi="Times New Roman"/>
          <w:b/>
          <w:noProof/>
          <w:kern w:val="0"/>
          <w:sz w:val="18"/>
          <w:szCs w:val="18"/>
        </w:rPr>
        <w:fldChar w:fldCharType="begin"/>
      </w:r>
      <w:r w:rsidRPr="005924CF">
        <w:rPr>
          <w:rFonts w:ascii="Times New Roman" w:eastAsia="宋体" w:hAnsi="Times New Roman" w:hint="eastAsia"/>
          <w:b/>
          <w:noProof/>
          <w:kern w:val="0"/>
          <w:sz w:val="18"/>
          <w:szCs w:val="18"/>
        </w:rPr>
        <w:instrText xml:space="preserve">SEQ </w:instrText>
      </w:r>
      <w:r w:rsidRPr="005924CF">
        <w:rPr>
          <w:rFonts w:ascii="Times New Roman" w:eastAsia="宋体" w:hAnsi="Times New Roman" w:hint="eastAsia"/>
          <w:b/>
          <w:noProof/>
          <w:kern w:val="0"/>
          <w:sz w:val="18"/>
          <w:szCs w:val="18"/>
        </w:rPr>
        <w:instrText>图</w:instrText>
      </w:r>
      <w:r w:rsidRPr="005924CF">
        <w:rPr>
          <w:rFonts w:ascii="Times New Roman" w:eastAsia="宋体" w:hAnsi="Times New Roman" w:hint="eastAsia"/>
          <w:b/>
          <w:noProof/>
          <w:kern w:val="0"/>
          <w:sz w:val="18"/>
          <w:szCs w:val="18"/>
        </w:rPr>
        <w:instrText xml:space="preserve"> \* ARABIC</w:instrText>
      </w:r>
      <w:r w:rsidR="00522D4D" w:rsidRPr="005924CF">
        <w:rPr>
          <w:rFonts w:ascii="Times New Roman" w:eastAsia="宋体" w:hAnsi="Times New Roman"/>
          <w:b/>
          <w:noProof/>
          <w:kern w:val="0"/>
          <w:sz w:val="18"/>
          <w:szCs w:val="18"/>
        </w:rPr>
        <w:fldChar w:fldCharType="separate"/>
      </w:r>
      <w:r w:rsidRPr="005924CF">
        <w:rPr>
          <w:rFonts w:ascii="Times New Roman" w:eastAsia="宋体" w:hAnsi="Times New Roman"/>
          <w:b/>
          <w:noProof/>
          <w:kern w:val="0"/>
          <w:sz w:val="18"/>
          <w:szCs w:val="18"/>
        </w:rPr>
        <w:t>6</w:t>
      </w:r>
      <w:r w:rsidR="00522D4D" w:rsidRPr="005924CF">
        <w:rPr>
          <w:rFonts w:ascii="Times New Roman" w:eastAsia="宋体" w:hAnsi="Times New Roman"/>
          <w:b/>
          <w:noProof/>
          <w:kern w:val="0"/>
          <w:sz w:val="18"/>
          <w:szCs w:val="18"/>
        </w:rPr>
        <w:fldChar w:fldCharType="end"/>
      </w:r>
      <w:r w:rsidRPr="005924CF">
        <w:rPr>
          <w:rFonts w:ascii="Times New Roman" w:eastAsia="宋体" w:hAnsi="Times New Roman" w:hint="eastAsia"/>
          <w:b/>
          <w:noProof/>
          <w:kern w:val="0"/>
          <w:sz w:val="18"/>
          <w:szCs w:val="18"/>
        </w:rPr>
        <w:t>用户面板</w:t>
      </w:r>
    </w:p>
    <w:p w:rsidR="005924CF" w:rsidRPr="005924CF" w:rsidRDefault="005924CF" w:rsidP="005924CF">
      <w:pPr>
        <w:pStyle w:val="a6"/>
        <w:jc w:val="center"/>
        <w:rPr>
          <w:rFonts w:ascii="Times New Roman" w:eastAsia="宋体" w:hAnsi="Times New Roman"/>
          <w:b/>
          <w:noProof/>
          <w:kern w:val="0"/>
          <w:sz w:val="18"/>
          <w:szCs w:val="18"/>
        </w:rPr>
        <w:sectPr w:rsidR="005924CF" w:rsidRPr="005924CF" w:rsidSect="00C452FA">
          <w:endnotePr>
            <w:numFmt w:val="decimal"/>
          </w:endnotePr>
          <w:type w:val="continuous"/>
          <w:pgSz w:w="11906" w:h="16838"/>
          <w:pgMar w:top="1440" w:right="1134" w:bottom="1440" w:left="1134" w:header="851" w:footer="992" w:gutter="0"/>
          <w:pgNumType w:fmt="numberInDash"/>
          <w:cols w:space="425"/>
          <w:titlePg w:val="0"/>
          <w:docGrid w:type="lines" w:linePitch="312"/>
          <w:sectPrChange w:id="414" w:author="lenovo" w:date="2015-08-11T11:01:00Z">
            <w:sectPr w:rsidR="005924CF" w:rsidRPr="005924CF" w:rsidSect="00C452FA">
              <w:pgMar w:top="1440" w:right="1134" w:bottom="1440" w:left="1134" w:header="851" w:footer="992" w:gutter="0"/>
              <w:titlePg/>
            </w:sectPr>
          </w:sectPrChange>
        </w:sectPr>
      </w:pPr>
    </w:p>
    <w:p w:rsidR="005924CF" w:rsidRPr="005924CF" w:rsidRDefault="005924CF" w:rsidP="005924CF">
      <w:pPr>
        <w:autoSpaceDE w:val="0"/>
        <w:autoSpaceDN w:val="0"/>
        <w:adjustRightInd w:val="0"/>
        <w:spacing w:line="360" w:lineRule="auto"/>
        <w:jc w:val="left"/>
        <w:rPr>
          <w:rFonts w:ascii="Times New Roman" w:hAnsi="Times New Roman"/>
          <w:b/>
          <w:sz w:val="24"/>
        </w:rPr>
      </w:pPr>
    </w:p>
    <w:p w:rsidR="00330505" w:rsidRPr="00330505" w:rsidRDefault="00330505" w:rsidP="00FD2A2B">
      <w:pPr>
        <w:autoSpaceDE w:val="0"/>
        <w:autoSpaceDN w:val="0"/>
        <w:adjustRightInd w:val="0"/>
        <w:spacing w:line="360" w:lineRule="auto"/>
        <w:ind w:firstLineChars="200" w:firstLine="420"/>
        <w:jc w:val="left"/>
        <w:rPr>
          <w:rFonts w:ascii="Times New Roman" w:hAnsi="Times New Roman"/>
          <w:szCs w:val="21"/>
        </w:rPr>
      </w:pPr>
      <w:r w:rsidRPr="00330505">
        <w:rPr>
          <w:rFonts w:ascii="Times New Roman" w:hAnsi="Times New Roman" w:hint="eastAsia"/>
          <w:szCs w:val="21"/>
        </w:rPr>
        <w:t>测试软件的用户面板如图</w:t>
      </w:r>
      <w:r w:rsidR="005924CF">
        <w:rPr>
          <w:rFonts w:ascii="Times New Roman" w:hAnsi="Times New Roman" w:hint="eastAsia"/>
          <w:szCs w:val="21"/>
        </w:rPr>
        <w:t xml:space="preserve"> 6</w:t>
      </w:r>
      <w:r w:rsidRPr="00330505">
        <w:rPr>
          <w:rFonts w:ascii="Times New Roman" w:hAnsi="Times New Roman" w:hint="eastAsia"/>
          <w:szCs w:val="21"/>
        </w:rPr>
        <w:t>所示，面板分为多个区域。状态显示区域用于监测</w:t>
      </w:r>
      <w:del w:id="415" w:author="lenovo" w:date="2015-07-29T15:19:00Z">
        <w:r w:rsidRPr="00330505" w:rsidDel="001824D1">
          <w:rPr>
            <w:rFonts w:ascii="Times New Roman" w:hAnsi="Times New Roman" w:hint="eastAsia"/>
            <w:szCs w:val="21"/>
          </w:rPr>
          <w:delText>GDM</w:delText>
        </w:r>
      </w:del>
      <w:ins w:id="416" w:author="lenovo" w:date="2015-08-11T10:47:00Z">
        <w:r w:rsidR="00966D05">
          <w:rPr>
            <w:rFonts w:ascii="Times New Roman" w:hAnsi="Times New Roman" w:hint="eastAsia"/>
            <w:szCs w:val="21"/>
          </w:rPr>
          <w:t>SUB</w:t>
        </w:r>
      </w:ins>
      <w:ins w:id="417" w:author="lenovo" w:date="2015-07-29T15:19:00Z">
        <w:r w:rsidR="001824D1">
          <w:rPr>
            <w:rFonts w:ascii="Times New Roman" w:hAnsi="Times New Roman" w:hint="eastAsia"/>
            <w:szCs w:val="21"/>
          </w:rPr>
          <w:t>-DAQ</w:t>
        </w:r>
      </w:ins>
      <w:r w:rsidRPr="00330505">
        <w:rPr>
          <w:rFonts w:ascii="Times New Roman" w:hAnsi="Times New Roman" w:hint="eastAsia"/>
          <w:szCs w:val="21"/>
        </w:rPr>
        <w:t>与上位机的连接状态，其文本窗口可以显示命令配置情况和数据采集进度；子窗口目录区域可以打开包括温度监测，值班模式在内的一系列子窗口，方便操作人员对探测器的状态进行监控；数据采集区域可以控制采集模式，包括正常模式和刻度模式，也可以对具体采集状态进行配置；命令区域可以人工发送指令给</w:t>
      </w:r>
      <w:r w:rsidRPr="00330505">
        <w:rPr>
          <w:rFonts w:ascii="Times New Roman" w:hAnsi="Times New Roman" w:hint="eastAsia"/>
          <w:szCs w:val="21"/>
        </w:rPr>
        <w:t>FEE</w:t>
      </w:r>
      <w:r w:rsidRPr="00330505">
        <w:rPr>
          <w:rFonts w:ascii="Times New Roman" w:hAnsi="Times New Roman" w:hint="eastAsia"/>
          <w:szCs w:val="21"/>
        </w:rPr>
        <w:t>，也可以进行模块化配置，同时也会把发送的命令和</w:t>
      </w:r>
      <w:r w:rsidRPr="00330505">
        <w:rPr>
          <w:rFonts w:ascii="Times New Roman" w:hAnsi="Times New Roman" w:hint="eastAsia"/>
          <w:szCs w:val="21"/>
        </w:rPr>
        <w:t>FEE</w:t>
      </w:r>
      <w:r w:rsidRPr="00330505">
        <w:rPr>
          <w:rFonts w:ascii="Times New Roman" w:hAnsi="Times New Roman" w:hint="eastAsia"/>
          <w:szCs w:val="21"/>
        </w:rPr>
        <w:t>返回状态字实时显示出来；触发配置区域负责对具体触发模式进行控制；基本连接区域负责初始化工作状态，包括连接相应的</w:t>
      </w:r>
      <w:r w:rsidRPr="00330505">
        <w:rPr>
          <w:rFonts w:ascii="Times New Roman" w:hAnsi="Times New Roman" w:hint="eastAsia"/>
          <w:szCs w:val="21"/>
        </w:rPr>
        <w:t>FEE</w:t>
      </w:r>
      <w:r w:rsidRPr="00330505">
        <w:rPr>
          <w:rFonts w:ascii="Times New Roman" w:hAnsi="Times New Roman" w:hint="eastAsia"/>
          <w:szCs w:val="21"/>
        </w:rPr>
        <w:t>，选择文件存储路径等。软件结合了各模块功能，设计了人性化的</w:t>
      </w:r>
      <w:ins w:id="418" w:author="felab" w:date="2015-07-27T17:54:00Z">
        <w:r w:rsidR="00FE0862">
          <w:rPr>
            <w:rFonts w:ascii="Times New Roman" w:hAnsi="Times New Roman" w:hint="eastAsia"/>
            <w:szCs w:val="21"/>
          </w:rPr>
          <w:t>图形</w:t>
        </w:r>
      </w:ins>
      <w:r w:rsidRPr="00330505">
        <w:rPr>
          <w:rFonts w:ascii="Times New Roman" w:hAnsi="Times New Roman" w:hint="eastAsia"/>
          <w:szCs w:val="21"/>
        </w:rPr>
        <w:t>界面，有效提高了功能测试和地面模拟试验的效率。</w:t>
      </w:r>
    </w:p>
    <w:p w:rsidR="00330505" w:rsidRPr="00330505" w:rsidRDefault="00330505" w:rsidP="00FD2A2B">
      <w:pPr>
        <w:pStyle w:val="a9"/>
        <w:numPr>
          <w:ilvl w:val="0"/>
          <w:numId w:val="17"/>
        </w:numPr>
        <w:autoSpaceDE w:val="0"/>
        <w:autoSpaceDN w:val="0"/>
        <w:adjustRightInd w:val="0"/>
        <w:spacing w:line="360" w:lineRule="auto"/>
        <w:ind w:firstLineChars="0"/>
        <w:jc w:val="left"/>
        <w:rPr>
          <w:rFonts w:ascii="Times New Roman" w:hAnsi="Times New Roman"/>
          <w:b/>
          <w:sz w:val="24"/>
        </w:rPr>
      </w:pPr>
      <w:r w:rsidRPr="00330505">
        <w:rPr>
          <w:rFonts w:ascii="Times New Roman" w:hAnsi="Times New Roman" w:hint="eastAsia"/>
          <w:b/>
          <w:sz w:val="24"/>
        </w:rPr>
        <w:t>结语</w:t>
      </w:r>
    </w:p>
    <w:p w:rsidR="00753828" w:rsidRDefault="00753828" w:rsidP="00FD2A2B">
      <w:pPr>
        <w:autoSpaceDE w:val="0"/>
        <w:autoSpaceDN w:val="0"/>
        <w:adjustRightInd w:val="0"/>
        <w:spacing w:line="360" w:lineRule="auto"/>
        <w:ind w:firstLine="420"/>
        <w:jc w:val="left"/>
        <w:rPr>
          <w:rFonts w:ascii="Times New Roman" w:hAnsi="Times New Roman"/>
          <w:szCs w:val="21"/>
        </w:rPr>
      </w:pPr>
      <w:r w:rsidRPr="00753828">
        <w:rPr>
          <w:rFonts w:ascii="Times New Roman" w:hAnsi="Times New Roman" w:hint="eastAsia"/>
          <w:szCs w:val="21"/>
        </w:rPr>
        <w:t>本软件使用了</w:t>
      </w:r>
      <w:r w:rsidRPr="00753828">
        <w:rPr>
          <w:rFonts w:ascii="Times New Roman" w:hAnsi="Times New Roman" w:hint="eastAsia"/>
          <w:szCs w:val="21"/>
        </w:rPr>
        <w:t>LabWindows/CVI</w:t>
      </w:r>
      <w:r w:rsidRPr="00753828">
        <w:rPr>
          <w:rFonts w:ascii="Times New Roman" w:hAnsi="Times New Roman" w:hint="eastAsia"/>
          <w:szCs w:val="21"/>
        </w:rPr>
        <w:t>开发平台，开发出了能够独立运行于测试</w:t>
      </w:r>
      <w:r w:rsidR="00BD3349">
        <w:rPr>
          <w:rFonts w:ascii="Times New Roman" w:hAnsi="Times New Roman" w:hint="eastAsia"/>
          <w:szCs w:val="21"/>
        </w:rPr>
        <w:t>工控</w:t>
      </w:r>
      <w:r w:rsidRPr="00753828">
        <w:rPr>
          <w:rFonts w:ascii="Times New Roman" w:hAnsi="Times New Roman" w:hint="eastAsia"/>
          <w:szCs w:val="21"/>
        </w:rPr>
        <w:t>机上的程序，具有数据采集、功能测试、状态监测和报警提醒的功能，</w:t>
      </w:r>
      <w:r w:rsidRPr="00753828">
        <w:rPr>
          <w:rFonts w:ascii="Times New Roman" w:hAnsi="Times New Roman" w:hint="eastAsia"/>
          <w:szCs w:val="21"/>
        </w:rPr>
        <w:lastRenderedPageBreak/>
        <w:t>满足了</w:t>
      </w:r>
      <w:r w:rsidRPr="00753828">
        <w:rPr>
          <w:rFonts w:ascii="Times New Roman" w:hAnsi="Times New Roman" w:hint="eastAsia"/>
          <w:szCs w:val="21"/>
        </w:rPr>
        <w:t>BGO</w:t>
      </w:r>
      <w:r w:rsidR="00734E9F">
        <w:rPr>
          <w:rFonts w:ascii="Times New Roman" w:hAnsi="Times New Roman" w:hint="eastAsia"/>
          <w:szCs w:val="21"/>
        </w:rPr>
        <w:t>量能器初样和正</w:t>
      </w:r>
      <w:r w:rsidRPr="00753828">
        <w:rPr>
          <w:rFonts w:ascii="Times New Roman" w:hAnsi="Times New Roman" w:hint="eastAsia"/>
          <w:szCs w:val="21"/>
        </w:rPr>
        <w:t>样中</w:t>
      </w:r>
      <w:r w:rsidRPr="00753828">
        <w:rPr>
          <w:rFonts w:ascii="Times New Roman" w:hAnsi="Times New Roman" w:hint="eastAsia"/>
          <w:szCs w:val="21"/>
        </w:rPr>
        <w:t>FEE</w:t>
      </w:r>
      <w:r w:rsidRPr="00753828">
        <w:rPr>
          <w:rFonts w:ascii="Times New Roman" w:hAnsi="Times New Roman" w:hint="eastAsia"/>
          <w:szCs w:val="21"/>
        </w:rPr>
        <w:t>的工程化生产，</w:t>
      </w:r>
      <w:r w:rsidRPr="00753828">
        <w:rPr>
          <w:rFonts w:ascii="Times New Roman" w:hAnsi="Times New Roman" w:hint="eastAsia"/>
          <w:szCs w:val="21"/>
        </w:rPr>
        <w:t>PMT</w:t>
      </w:r>
      <w:r w:rsidRPr="00753828">
        <w:rPr>
          <w:rFonts w:ascii="Times New Roman" w:hAnsi="Times New Roman" w:hint="eastAsia"/>
          <w:szCs w:val="21"/>
        </w:rPr>
        <w:t>测试及单机地面环境模拟试验的需要。该软件于</w:t>
      </w:r>
      <w:r w:rsidRPr="00753828">
        <w:rPr>
          <w:rFonts w:ascii="Times New Roman" w:hAnsi="Times New Roman" w:hint="eastAsia"/>
          <w:szCs w:val="21"/>
        </w:rPr>
        <w:t>2013</w:t>
      </w:r>
      <w:r w:rsidRPr="00753828">
        <w:rPr>
          <w:rFonts w:ascii="Times New Roman" w:hAnsi="Times New Roman" w:hint="eastAsia"/>
          <w:szCs w:val="21"/>
        </w:rPr>
        <w:t>年底开发、调试成功，</w:t>
      </w:r>
      <w:commentRangeStart w:id="419"/>
      <w:del w:id="420" w:author="lenovo" w:date="2015-07-29T16:30:00Z">
        <w:r w:rsidR="006758CA" w:rsidDel="008B6CC2">
          <w:rPr>
            <w:rFonts w:ascii="Times New Roman" w:hAnsi="Times New Roman" w:hint="eastAsia"/>
            <w:szCs w:val="21"/>
          </w:rPr>
          <w:delText>在</w:delText>
        </w:r>
        <w:r w:rsidRPr="00753828" w:rsidDel="008B6CC2">
          <w:rPr>
            <w:rFonts w:ascii="Times New Roman" w:hAnsi="Times New Roman" w:hint="eastAsia"/>
            <w:szCs w:val="21"/>
          </w:rPr>
          <w:delText>2014</w:delText>
        </w:r>
        <w:r w:rsidRPr="00753828" w:rsidDel="008B6CC2">
          <w:rPr>
            <w:rFonts w:ascii="Times New Roman" w:hAnsi="Times New Roman" w:hint="eastAsia"/>
            <w:szCs w:val="21"/>
          </w:rPr>
          <w:delText>年</w:delText>
        </w:r>
        <w:r w:rsidRPr="00753828" w:rsidDel="008B6CC2">
          <w:rPr>
            <w:rFonts w:ascii="Times New Roman" w:hAnsi="Times New Roman" w:hint="eastAsia"/>
            <w:szCs w:val="21"/>
          </w:rPr>
          <w:delText>1</w:delText>
        </w:r>
        <w:r w:rsidRPr="00753828" w:rsidDel="008B6CC2">
          <w:rPr>
            <w:rFonts w:ascii="Times New Roman" w:hAnsi="Times New Roman" w:hint="eastAsia"/>
            <w:szCs w:val="21"/>
          </w:rPr>
          <w:delText>月</w:delText>
        </w:r>
        <w:r w:rsidRPr="00753828" w:rsidDel="008B6CC2">
          <w:rPr>
            <w:rFonts w:ascii="Times New Roman" w:hAnsi="Times New Roman" w:hint="eastAsia"/>
            <w:szCs w:val="21"/>
          </w:rPr>
          <w:delText>~2015</w:delText>
        </w:r>
        <w:r w:rsidRPr="00753828" w:rsidDel="008B6CC2">
          <w:rPr>
            <w:rFonts w:ascii="Times New Roman" w:hAnsi="Times New Roman" w:hint="eastAsia"/>
            <w:szCs w:val="21"/>
          </w:rPr>
          <w:delText>年</w:delText>
        </w:r>
        <w:r w:rsidRPr="00753828" w:rsidDel="008B6CC2">
          <w:rPr>
            <w:rFonts w:ascii="Times New Roman" w:hAnsi="Times New Roman" w:hint="eastAsia"/>
            <w:szCs w:val="21"/>
          </w:rPr>
          <w:delText>5</w:delText>
        </w:r>
        <w:r w:rsidRPr="00753828" w:rsidDel="008B6CC2">
          <w:rPr>
            <w:rFonts w:ascii="Times New Roman" w:hAnsi="Times New Roman" w:hint="eastAsia"/>
            <w:szCs w:val="21"/>
          </w:rPr>
          <w:delText>月的使用</w:delText>
        </w:r>
        <w:r w:rsidR="006758CA" w:rsidDel="008B6CC2">
          <w:rPr>
            <w:rFonts w:ascii="Times New Roman" w:hAnsi="Times New Roman" w:hint="eastAsia"/>
            <w:szCs w:val="21"/>
          </w:rPr>
          <w:delText>过程中</w:delText>
        </w:r>
        <w:r w:rsidRPr="00753828" w:rsidDel="008B6CC2">
          <w:rPr>
            <w:rFonts w:ascii="Times New Roman" w:hAnsi="Times New Roman" w:hint="eastAsia"/>
            <w:szCs w:val="21"/>
          </w:rPr>
          <w:delText>不断升级完善，</w:delText>
        </w:r>
        <w:commentRangeEnd w:id="419"/>
        <w:r w:rsidR="00795D4E" w:rsidDel="008B6CC2">
          <w:rPr>
            <w:rStyle w:val="af3"/>
          </w:rPr>
          <w:commentReference w:id="419"/>
        </w:r>
      </w:del>
      <w:r w:rsidRPr="00753828">
        <w:rPr>
          <w:rFonts w:ascii="Times New Roman" w:hAnsi="Times New Roman" w:hint="eastAsia"/>
          <w:szCs w:val="21"/>
        </w:rPr>
        <w:t>对</w:t>
      </w:r>
      <w:r w:rsidRPr="00753828">
        <w:rPr>
          <w:rFonts w:ascii="Times New Roman" w:hAnsi="Times New Roman" w:hint="eastAsia"/>
          <w:szCs w:val="21"/>
        </w:rPr>
        <w:t>BGO</w:t>
      </w:r>
      <w:r w:rsidRPr="00753828">
        <w:rPr>
          <w:rFonts w:ascii="Times New Roman" w:hAnsi="Times New Roman" w:hint="eastAsia"/>
          <w:szCs w:val="21"/>
        </w:rPr>
        <w:t>量能器单机初样和正样的生产、测试具有重要意义，极大地提高了测试效率，减轻了测试人员和值班人员的工作强度，保证了</w:t>
      </w:r>
      <w:r w:rsidRPr="00753828">
        <w:rPr>
          <w:rFonts w:ascii="Times New Roman" w:hAnsi="Times New Roman" w:hint="eastAsia"/>
          <w:szCs w:val="21"/>
        </w:rPr>
        <w:t>BGO</w:t>
      </w:r>
      <w:r w:rsidRPr="00753828">
        <w:rPr>
          <w:rFonts w:ascii="Times New Roman" w:hAnsi="Times New Roman" w:hint="eastAsia"/>
          <w:szCs w:val="21"/>
        </w:rPr>
        <w:t>量能器的项目进度，目前</w:t>
      </w:r>
      <w:r w:rsidRPr="00753828">
        <w:rPr>
          <w:rFonts w:ascii="Times New Roman" w:hAnsi="Times New Roman" w:hint="eastAsia"/>
          <w:szCs w:val="21"/>
        </w:rPr>
        <w:t>BGO</w:t>
      </w:r>
      <w:r w:rsidRPr="00753828">
        <w:rPr>
          <w:rFonts w:ascii="Times New Roman" w:hAnsi="Times New Roman" w:hint="eastAsia"/>
          <w:szCs w:val="21"/>
        </w:rPr>
        <w:t>量能器正样件已经完成所有测试和地面试验，并已顺利交付。</w:t>
      </w:r>
    </w:p>
    <w:p w:rsidR="00C2628B" w:rsidRDefault="0000735B" w:rsidP="00A956EF">
      <w:pPr>
        <w:spacing w:beforeLines="50" w:before="156" w:afterLines="50" w:after="156" w:line="360" w:lineRule="auto"/>
        <w:rPr>
          <w:rFonts w:ascii="黑体" w:eastAsia="黑体" w:hAnsi="黑体"/>
          <w:b/>
          <w:szCs w:val="21"/>
        </w:rPr>
      </w:pPr>
      <w:r w:rsidRPr="00671FE4">
        <w:rPr>
          <w:rFonts w:ascii="黑体" w:eastAsia="黑体" w:hAnsi="黑体"/>
          <w:b/>
          <w:szCs w:val="21"/>
        </w:rPr>
        <w:t>参考文献：</w:t>
      </w:r>
    </w:p>
    <w:p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[1] </w:t>
      </w:r>
      <w:r w:rsidR="00753828" w:rsidRPr="00753828">
        <w:rPr>
          <w:rFonts w:ascii="Times New Roman" w:hAnsi="Times New Roman" w:hint="eastAsia"/>
          <w:sz w:val="18"/>
          <w:szCs w:val="18"/>
        </w:rPr>
        <w:t>黄亚齐，刘树彬，封常青，安琪</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基于</w:t>
      </w:r>
      <w:r w:rsidR="00753828" w:rsidRPr="00753828">
        <w:rPr>
          <w:rFonts w:ascii="Times New Roman" w:hAnsi="Times New Roman" w:hint="eastAsia"/>
          <w:sz w:val="18"/>
          <w:szCs w:val="18"/>
        </w:rPr>
        <w:t>LabWindows/CVI</w:t>
      </w:r>
      <w:r w:rsidR="00753828" w:rsidRPr="00753828">
        <w:rPr>
          <w:rFonts w:ascii="Times New Roman" w:hAnsi="Times New Roman" w:hint="eastAsia"/>
          <w:sz w:val="18"/>
          <w:szCs w:val="18"/>
        </w:rPr>
        <w:t>的空间暗物质粒子探测预研系统的数据获取软件设计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核电子学与探测技术，</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32(4)</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407-411.</w:t>
      </w:r>
    </w:p>
    <w:p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[2] </w:t>
      </w:r>
      <w:r w:rsidR="00753828" w:rsidRPr="00753828">
        <w:rPr>
          <w:rFonts w:ascii="Times New Roman" w:hAnsi="Times New Roman" w:hint="eastAsia"/>
          <w:sz w:val="18"/>
          <w:szCs w:val="18"/>
        </w:rPr>
        <w:t>王建新，隋美丽</w:t>
      </w:r>
      <w:r w:rsidR="00753828" w:rsidRPr="00753828">
        <w:rPr>
          <w:rFonts w:ascii="Times New Roman" w:hAnsi="Times New Roman" w:hint="eastAsia"/>
          <w:sz w:val="18"/>
          <w:szCs w:val="18"/>
        </w:rPr>
        <w:t>.LabWindows/CVI</w:t>
      </w:r>
      <w:r w:rsidR="00753828" w:rsidRPr="00753828">
        <w:rPr>
          <w:rFonts w:ascii="Times New Roman" w:hAnsi="Times New Roman" w:hint="eastAsia"/>
          <w:sz w:val="18"/>
          <w:szCs w:val="18"/>
        </w:rPr>
        <w:t>虚拟仪器设计技术</w:t>
      </w:r>
      <w:r w:rsidR="00753828" w:rsidRPr="00753828">
        <w:rPr>
          <w:rFonts w:ascii="Times New Roman" w:hAnsi="Times New Roman" w:hint="eastAsia"/>
          <w:sz w:val="18"/>
          <w:szCs w:val="18"/>
        </w:rPr>
        <w:t>[M.</w:t>
      </w:r>
      <w:r w:rsidR="00753828" w:rsidRPr="00753828">
        <w:rPr>
          <w:rFonts w:ascii="Times New Roman" w:hAnsi="Times New Roman" w:hint="eastAsia"/>
          <w:sz w:val="18"/>
          <w:szCs w:val="18"/>
        </w:rPr>
        <w:t>北京：化学工业出版社，</w:t>
      </w:r>
      <w:r w:rsidR="00753828" w:rsidRPr="00753828">
        <w:rPr>
          <w:rFonts w:ascii="Times New Roman" w:hAnsi="Times New Roman" w:hint="eastAsia"/>
          <w:sz w:val="18"/>
          <w:szCs w:val="18"/>
        </w:rPr>
        <w:t>2013.</w:t>
      </w:r>
    </w:p>
    <w:p w:rsidR="007C7A00" w:rsidRPr="00671FE4" w:rsidRDefault="007C7A00" w:rsidP="00FD2A2B">
      <w:pPr>
        <w:spacing w:line="360" w:lineRule="auto"/>
        <w:ind w:left="360" w:hangingChars="200" w:hanging="360"/>
        <w:rPr>
          <w:rFonts w:ascii="Times New Roman" w:hAnsi="Times New Roman"/>
          <w:sz w:val="18"/>
          <w:szCs w:val="18"/>
        </w:rPr>
      </w:pPr>
      <w:r w:rsidRPr="00671FE4">
        <w:rPr>
          <w:rFonts w:ascii="Times New Roman" w:hAnsi="Times New Roman"/>
          <w:sz w:val="18"/>
          <w:szCs w:val="18"/>
        </w:rPr>
        <w:t xml:space="preserve">[3] </w:t>
      </w:r>
      <w:r w:rsidR="00753828" w:rsidRPr="00753828">
        <w:rPr>
          <w:rFonts w:ascii="Times New Roman" w:hAnsi="Times New Roman"/>
          <w:sz w:val="18"/>
          <w:szCs w:val="18"/>
        </w:rPr>
        <w:t>Tektronix. TekVISA Programmer Manual, 071-1101-04, from www.tektronix.com.</w:t>
      </w:r>
    </w:p>
    <w:p w:rsidR="00CC44D9" w:rsidRDefault="007C7A00" w:rsidP="00ED595D">
      <w:pPr>
        <w:spacing w:line="360" w:lineRule="auto"/>
        <w:ind w:left="360" w:hangingChars="200" w:hanging="360"/>
        <w:rPr>
          <w:rFonts w:ascii="Times New Roman" w:hAnsi="Times New Roman"/>
          <w:szCs w:val="21"/>
        </w:rPr>
      </w:pPr>
      <w:r w:rsidRPr="00671FE4">
        <w:rPr>
          <w:rFonts w:ascii="Times New Roman" w:hAnsi="Times New Roman"/>
          <w:sz w:val="18"/>
          <w:szCs w:val="18"/>
        </w:rPr>
        <w:t xml:space="preserve">[4] </w:t>
      </w:r>
      <w:r w:rsidR="00753828" w:rsidRPr="00753828">
        <w:rPr>
          <w:rFonts w:ascii="Times New Roman" w:hAnsi="Times New Roman" w:hint="eastAsia"/>
          <w:sz w:val="18"/>
          <w:szCs w:val="18"/>
        </w:rPr>
        <w:t>郭建华，蔡明生，胡一鸣，常进</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暗物质空间探测器</w:t>
      </w:r>
      <w:r w:rsidR="00753828" w:rsidRPr="00753828">
        <w:rPr>
          <w:rFonts w:ascii="Times New Roman" w:hAnsi="Times New Roman" w:hint="eastAsia"/>
          <w:sz w:val="18"/>
          <w:szCs w:val="18"/>
        </w:rPr>
        <w:t>BGO</w:t>
      </w:r>
      <w:r w:rsidR="00753828" w:rsidRPr="00753828">
        <w:rPr>
          <w:rFonts w:ascii="Times New Roman" w:hAnsi="Times New Roman" w:hint="eastAsia"/>
          <w:sz w:val="18"/>
          <w:szCs w:val="18"/>
        </w:rPr>
        <w:t>量能器的读出设计</w:t>
      </w:r>
      <w:r w:rsidR="00753828" w:rsidRPr="00753828">
        <w:rPr>
          <w:rFonts w:ascii="Times New Roman" w:hAnsi="Times New Roman" w:hint="eastAsia"/>
          <w:sz w:val="18"/>
          <w:szCs w:val="18"/>
        </w:rPr>
        <w:t>[J].</w:t>
      </w:r>
      <w:r w:rsidR="00753828" w:rsidRPr="00753828">
        <w:rPr>
          <w:rFonts w:ascii="Times New Roman" w:hAnsi="Times New Roman" w:hint="eastAsia"/>
          <w:sz w:val="18"/>
          <w:szCs w:val="18"/>
        </w:rPr>
        <w:t>天文学报，</w:t>
      </w:r>
      <w:r w:rsidR="00753828" w:rsidRPr="00753828">
        <w:rPr>
          <w:rFonts w:ascii="Times New Roman" w:hAnsi="Times New Roman" w:hint="eastAsia"/>
          <w:sz w:val="18"/>
          <w:szCs w:val="18"/>
        </w:rPr>
        <w:t>2012</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53(1)</w:t>
      </w:r>
      <w:r w:rsidR="00753828" w:rsidRPr="00753828">
        <w:rPr>
          <w:rFonts w:ascii="Times New Roman" w:hAnsi="Times New Roman" w:hint="eastAsia"/>
          <w:sz w:val="18"/>
          <w:szCs w:val="18"/>
        </w:rPr>
        <w:t>：</w:t>
      </w:r>
      <w:r w:rsidR="00753828" w:rsidRPr="00753828">
        <w:rPr>
          <w:rFonts w:ascii="Times New Roman" w:hAnsi="Times New Roman" w:hint="eastAsia"/>
          <w:sz w:val="18"/>
          <w:szCs w:val="18"/>
        </w:rPr>
        <w:t>72-79.</w:t>
      </w:r>
    </w:p>
    <w:p w:rsidR="009C7B2A" w:rsidRPr="00671FE4" w:rsidRDefault="009C7B2A" w:rsidP="00ED595D">
      <w:pPr>
        <w:spacing w:line="360" w:lineRule="auto"/>
        <w:ind w:left="360" w:hangingChars="200" w:hanging="360"/>
        <w:rPr>
          <w:rFonts w:ascii="Times New Roman" w:hAnsi="Times New Roman"/>
          <w:szCs w:val="21"/>
        </w:rPr>
      </w:pPr>
      <w:r w:rsidRPr="001E52ED">
        <w:rPr>
          <w:rFonts w:ascii="Times New Roman" w:hAnsi="Times New Roman" w:hint="eastAsia"/>
          <w:sz w:val="18"/>
          <w:szCs w:val="18"/>
        </w:rPr>
        <w:t xml:space="preserve">[5] </w:t>
      </w:r>
      <w:r w:rsidR="00753828" w:rsidRPr="00753828">
        <w:rPr>
          <w:rFonts w:ascii="Times New Roman" w:hAnsi="Times New Roman"/>
          <w:sz w:val="18"/>
          <w:szCs w:val="18"/>
        </w:rPr>
        <w:t xml:space="preserve">Cypress. EZ-USB Technical Reference Manual, from </w:t>
      </w:r>
      <w:r w:rsidR="00753828" w:rsidRPr="00753828">
        <w:rPr>
          <w:rFonts w:ascii="Times New Roman" w:hAnsi="Times New Roman"/>
          <w:sz w:val="18"/>
          <w:szCs w:val="18"/>
        </w:rPr>
        <w:lastRenderedPageBreak/>
        <w:t>www.cypress.com.</w:t>
      </w:r>
    </w:p>
    <w:p w:rsidR="00C75CF6" w:rsidRPr="009B17B9" w:rsidRDefault="00C75CF6" w:rsidP="00FD2A2B">
      <w:pPr>
        <w:spacing w:line="360" w:lineRule="auto"/>
        <w:rPr>
          <w:rFonts w:ascii="Times New Roman" w:hAnsi="Times New Roman"/>
        </w:rPr>
        <w:sectPr w:rsidR="00C75CF6" w:rsidRPr="009B17B9" w:rsidSect="00F93619">
          <w:endnotePr>
            <w:numFmt w:val="decimal"/>
          </w:endnotePr>
          <w:type w:val="continuous"/>
          <w:pgSz w:w="11906" w:h="16838"/>
          <w:pgMar w:top="1440" w:right="1134" w:bottom="1440" w:left="1134" w:header="851" w:footer="992" w:gutter="0"/>
          <w:pgNumType w:fmt="numberInDash"/>
          <w:cols w:num="2" w:space="425"/>
          <w:titlePg/>
          <w:docGrid w:type="lines" w:linePitch="312"/>
        </w:sectPr>
      </w:pPr>
    </w:p>
    <w:p w:rsidR="003948D7" w:rsidRPr="001344ED" w:rsidRDefault="003948D7" w:rsidP="00FD2A2B">
      <w:pPr>
        <w:spacing w:line="360" w:lineRule="auto"/>
        <w:rPr>
          <w:rFonts w:ascii="Times New Roman" w:hAnsi="Times New Roman"/>
          <w:sz w:val="20"/>
          <w:szCs w:val="20"/>
        </w:rPr>
        <w:sectPr w:rsidR="003948D7" w:rsidRPr="001344ED" w:rsidSect="009576D8">
          <w:type w:val="continuous"/>
          <w:pgSz w:w="11906" w:h="16838"/>
          <w:pgMar w:top="1440" w:right="1134" w:bottom="1440" w:left="1134" w:header="851" w:footer="992" w:gutter="0"/>
          <w:pgNumType w:fmt="numberInDash"/>
          <w:cols w:num="2" w:space="425"/>
          <w:titlePg/>
          <w:docGrid w:type="lines" w:linePitch="312"/>
        </w:sectPr>
      </w:pPr>
    </w:p>
    <w:p w:rsidR="007C7A00" w:rsidRPr="007C7A00" w:rsidRDefault="00936FC2" w:rsidP="00FD2A2B">
      <w:pPr>
        <w:pStyle w:val="a3"/>
        <w:spacing w:before="0" w:after="0" w:line="360" w:lineRule="auto"/>
        <w:rPr>
          <w:rFonts w:ascii="Times New Roman" w:hAnsi="Times New Roman"/>
          <w:color w:val="000000"/>
          <w:sz w:val="36"/>
          <w:szCs w:val="36"/>
        </w:rPr>
      </w:pPr>
      <w:r>
        <w:rPr>
          <w:rFonts w:ascii="Times New Roman" w:hAnsi="Times New Roman" w:hint="eastAsia"/>
          <w:color w:val="000000"/>
          <w:sz w:val="36"/>
          <w:szCs w:val="36"/>
        </w:rPr>
        <w:lastRenderedPageBreak/>
        <w:t>A Ground Test Software for the BGO Calorimeter of Dark Matter Particle Explorer</w:t>
      </w:r>
    </w:p>
    <w:p w:rsidR="00C2628B" w:rsidRDefault="00192B41" w:rsidP="00A956EF">
      <w:pPr>
        <w:spacing w:beforeLines="100" w:before="312" w:afterLines="50" w:after="156" w:line="360" w:lineRule="auto"/>
        <w:jc w:val="center"/>
        <w:rPr>
          <w:rFonts w:ascii="Times New Roman" w:hAnsi="Times New Roman"/>
          <w:i/>
          <w:iCs/>
          <w:color w:val="000000"/>
          <w:sz w:val="24"/>
          <w:shd w:val="clear" w:color="auto" w:fill="FFFFFF"/>
          <w:vertAlign w:val="superscript"/>
        </w:rPr>
      </w:pPr>
      <w:ins w:id="421" w:author="lenovo" w:date="2015-08-11T14:44:00Z">
        <w:r>
          <w:rPr>
            <w:rFonts w:ascii="Times New Roman" w:hAnsi="Times New Roman" w:hint="eastAsia"/>
            <w:sz w:val="24"/>
          </w:rPr>
          <w:t xml:space="preserve">MA </w:t>
        </w:r>
      </w:ins>
      <w:r w:rsidR="00936FC2">
        <w:rPr>
          <w:rFonts w:ascii="Times New Roman" w:hAnsi="Times New Roman" w:hint="eastAsia"/>
          <w:sz w:val="24"/>
        </w:rPr>
        <w:t>Si</w:t>
      </w:r>
      <w:ins w:id="422" w:author="lenovo" w:date="2015-08-11T14:44:00Z">
        <w:r>
          <w:rPr>
            <w:rFonts w:ascii="Times New Roman" w:hAnsi="Times New Roman" w:hint="eastAsia"/>
            <w:sz w:val="24"/>
          </w:rPr>
          <w:t>-</w:t>
        </w:r>
      </w:ins>
      <w:r w:rsidR="00936FC2">
        <w:rPr>
          <w:rFonts w:ascii="Times New Roman" w:hAnsi="Times New Roman" w:hint="eastAsia"/>
          <w:sz w:val="24"/>
        </w:rPr>
        <w:t>yuan</w:t>
      </w:r>
      <w:del w:id="423" w:author="lenovo" w:date="2015-08-11T14:43:00Z">
        <w:r w:rsidR="00936FC2" w:rsidDel="00192B41">
          <w:rPr>
            <w:rFonts w:ascii="Times New Roman" w:hAnsi="Times New Roman" w:hint="eastAsia"/>
            <w:sz w:val="24"/>
          </w:rPr>
          <w:delText xml:space="preserve"> Ma</w:delText>
        </w:r>
      </w:del>
      <w:r w:rsidR="007C7A00" w:rsidRPr="007C7A00">
        <w:rPr>
          <w:rFonts w:ascii="Times New Roman" w:hAnsi="Times New Roman"/>
          <w:sz w:val="24"/>
          <w:vertAlign w:val="superscript"/>
        </w:rPr>
        <w:t>1,</w:t>
      </w:r>
      <w:r w:rsidR="00936FC2">
        <w:rPr>
          <w:rFonts w:ascii="Times New Roman" w:hAnsi="Times New Roman" w:hint="eastAsia"/>
          <w:sz w:val="24"/>
          <w:vertAlign w:val="superscript"/>
        </w:rPr>
        <w:t>2</w:t>
      </w:r>
      <w:r w:rsidR="007C7A00">
        <w:rPr>
          <w:rFonts w:ascii="Times New Roman" w:hAnsi="Times New Roman" w:hint="eastAsia"/>
          <w:sz w:val="24"/>
        </w:rPr>
        <w:t>,</w:t>
      </w:r>
      <w:ins w:id="424" w:author="lenovo" w:date="2015-08-11T14:45:00Z">
        <w:r w:rsidR="009D0BE3">
          <w:rPr>
            <w:rFonts w:ascii="Times New Roman" w:hAnsi="Times New Roman" w:hint="eastAsia"/>
            <w:sz w:val="24"/>
          </w:rPr>
          <w:t xml:space="preserve"> </w:t>
        </w:r>
      </w:ins>
      <w:ins w:id="425" w:author="lenovo" w:date="2015-08-11T14:44:00Z">
        <w:r>
          <w:rPr>
            <w:rFonts w:ascii="Times New Roman" w:hAnsi="Times New Roman" w:hint="eastAsia"/>
            <w:sz w:val="24"/>
          </w:rPr>
          <w:t>FENG</w:t>
        </w:r>
      </w:ins>
      <w:r w:rsidR="007C7A00">
        <w:rPr>
          <w:rFonts w:ascii="Times New Roman" w:hAnsi="Times New Roman" w:hint="eastAsia"/>
          <w:sz w:val="24"/>
        </w:rPr>
        <w:t xml:space="preserve"> </w:t>
      </w:r>
      <w:r w:rsidR="007C7A00" w:rsidRPr="007C7A00">
        <w:rPr>
          <w:rFonts w:ascii="Times New Roman" w:hAnsi="Times New Roman"/>
          <w:sz w:val="24"/>
        </w:rPr>
        <w:t>Chang</w:t>
      </w:r>
      <w:ins w:id="426" w:author="lenovo" w:date="2015-08-11T14:44:00Z">
        <w:r>
          <w:rPr>
            <w:rFonts w:ascii="Times New Roman" w:hAnsi="Times New Roman" w:hint="eastAsia"/>
            <w:sz w:val="24"/>
          </w:rPr>
          <w:t>-</w:t>
        </w:r>
      </w:ins>
      <w:r w:rsidR="007C7A00" w:rsidRPr="007C7A00">
        <w:rPr>
          <w:rFonts w:ascii="Times New Roman" w:hAnsi="Times New Roman"/>
          <w:sz w:val="24"/>
        </w:rPr>
        <w:t>qing</w:t>
      </w:r>
      <w:del w:id="427" w:author="lenovo" w:date="2015-08-11T14:44:00Z">
        <w:r w:rsidR="007C7A00" w:rsidRPr="007C7A00" w:rsidDel="00192B41">
          <w:rPr>
            <w:rFonts w:ascii="Times New Roman" w:hAnsi="Times New Roman"/>
            <w:sz w:val="24"/>
          </w:rPr>
          <w:delText xml:space="preserve"> Feng</w:delText>
        </w:r>
      </w:del>
      <w:del w:id="428" w:author="lenovo" w:date="2015-08-11T09:45:00Z">
        <w:r w:rsidR="007C7A00" w:rsidRPr="007C7A00" w:rsidDel="009318D5">
          <w:rPr>
            <w:rFonts w:ascii="Times New Roman" w:hAnsi="Times New Roman"/>
            <w:sz w:val="24"/>
            <w:vertAlign w:val="superscript"/>
          </w:rPr>
          <w:delText xml:space="preserve"> </w:delText>
        </w:r>
      </w:del>
      <w:r w:rsidR="007C7A00" w:rsidRPr="007C7A00">
        <w:rPr>
          <w:rFonts w:ascii="Times New Roman" w:hAnsi="Times New Roman"/>
          <w:sz w:val="24"/>
          <w:vertAlign w:val="superscript"/>
        </w:rPr>
        <w:t>1,2</w:t>
      </w:r>
      <w:r w:rsidR="007C7A00">
        <w:rPr>
          <w:rFonts w:ascii="Times New Roman" w:hAnsi="Times New Roman" w:hint="eastAsia"/>
          <w:sz w:val="24"/>
        </w:rPr>
        <w:t>,</w:t>
      </w:r>
      <w:ins w:id="429" w:author="lenovo" w:date="2015-08-11T09:43:00Z">
        <w:r w:rsidR="009318D5">
          <w:rPr>
            <w:rFonts w:ascii="Times New Roman" w:hAnsi="Times New Roman" w:hint="eastAsia"/>
            <w:sz w:val="24"/>
          </w:rPr>
          <w:t xml:space="preserve"> </w:t>
        </w:r>
      </w:ins>
      <w:ins w:id="430" w:author="lenovo" w:date="2015-08-11T14:44:00Z">
        <w:r>
          <w:rPr>
            <w:rFonts w:ascii="Times New Roman" w:hAnsi="Times New Roman" w:hint="eastAsia"/>
            <w:sz w:val="24"/>
          </w:rPr>
          <w:t xml:space="preserve">SHEN </w:t>
        </w:r>
      </w:ins>
      <w:ins w:id="431" w:author="lenovo" w:date="2015-08-11T09:44:00Z">
        <w:r w:rsidR="009318D5">
          <w:rPr>
            <w:rFonts w:ascii="Times New Roman" w:hAnsi="Times New Roman" w:hint="eastAsia"/>
            <w:sz w:val="24"/>
          </w:rPr>
          <w:t>Zhong</w:t>
        </w:r>
      </w:ins>
      <w:ins w:id="432" w:author="lenovo" w:date="2015-08-11T14:44:00Z">
        <w:r>
          <w:rPr>
            <w:rFonts w:ascii="Times New Roman" w:hAnsi="Times New Roman" w:hint="eastAsia"/>
            <w:sz w:val="24"/>
          </w:rPr>
          <w:t>-</w:t>
        </w:r>
      </w:ins>
      <w:ins w:id="433" w:author="lenovo" w:date="2015-08-11T09:44:00Z">
        <w:r w:rsidR="009318D5">
          <w:rPr>
            <w:rFonts w:ascii="Times New Roman" w:hAnsi="Times New Roman" w:hint="eastAsia"/>
            <w:sz w:val="24"/>
          </w:rPr>
          <w:t>tao</w:t>
        </w:r>
      </w:ins>
      <w:ins w:id="434" w:author="lenovo" w:date="2015-08-11T09:43:00Z">
        <w:r w:rsidR="009318D5" w:rsidRPr="007C7A00">
          <w:rPr>
            <w:rFonts w:ascii="Times New Roman" w:hAnsi="Times New Roman"/>
            <w:sz w:val="24"/>
            <w:vertAlign w:val="superscript"/>
          </w:rPr>
          <w:t>1,2</w:t>
        </w:r>
      </w:ins>
      <w:del w:id="435" w:author="lenovo" w:date="2015-08-11T09:44:00Z">
        <w:r w:rsidR="007C7A00" w:rsidDel="009318D5">
          <w:rPr>
            <w:rFonts w:ascii="Times New Roman" w:hAnsi="Times New Roman" w:hint="eastAsia"/>
            <w:sz w:val="24"/>
          </w:rPr>
          <w:delText xml:space="preserve"> </w:delText>
        </w:r>
      </w:del>
      <w:ins w:id="436" w:author="lenovo" w:date="2015-08-11T09:43:00Z">
        <w:r w:rsidR="009318D5">
          <w:rPr>
            <w:rFonts w:ascii="Times New Roman" w:hAnsi="Times New Roman" w:hint="eastAsia"/>
            <w:sz w:val="24"/>
          </w:rPr>
          <w:t>,</w:t>
        </w:r>
      </w:ins>
      <w:ins w:id="437" w:author="lenovo" w:date="2015-08-11T09:44:00Z">
        <w:r w:rsidR="009318D5">
          <w:rPr>
            <w:rFonts w:ascii="Times New Roman" w:hAnsi="Times New Roman" w:hint="eastAsia"/>
            <w:sz w:val="24"/>
          </w:rPr>
          <w:t xml:space="preserve"> </w:t>
        </w:r>
      </w:ins>
      <w:ins w:id="438" w:author="lenovo" w:date="2015-08-11T14:44:00Z">
        <w:r>
          <w:rPr>
            <w:rFonts w:ascii="Times New Roman" w:hAnsi="Times New Roman" w:hint="eastAsia"/>
            <w:sz w:val="24"/>
          </w:rPr>
          <w:t xml:space="preserve">WANG </w:t>
        </w:r>
      </w:ins>
      <w:ins w:id="439" w:author="lenovo" w:date="2015-08-11T09:44:00Z">
        <w:r w:rsidR="009318D5">
          <w:rPr>
            <w:rFonts w:ascii="Times New Roman" w:hAnsi="Times New Roman" w:hint="eastAsia"/>
            <w:sz w:val="24"/>
          </w:rPr>
          <w:t>Qi</w:t>
        </w:r>
      </w:ins>
      <w:ins w:id="440" w:author="lenovo" w:date="2015-08-11T09:43:00Z">
        <w:r w:rsidR="009318D5" w:rsidRPr="007C7A00">
          <w:rPr>
            <w:rFonts w:ascii="Times New Roman" w:hAnsi="Times New Roman"/>
            <w:sz w:val="24"/>
            <w:vertAlign w:val="superscript"/>
          </w:rPr>
          <w:t>1,2</w:t>
        </w:r>
      </w:ins>
      <w:ins w:id="441" w:author="lenovo" w:date="2015-08-11T09:44:00Z">
        <w:r w:rsidR="009318D5">
          <w:rPr>
            <w:rFonts w:ascii="Times New Roman" w:hAnsi="Times New Roman" w:hint="eastAsia"/>
            <w:sz w:val="24"/>
          </w:rPr>
          <w:t>,</w:t>
        </w:r>
      </w:ins>
      <w:ins w:id="442" w:author="lenovo" w:date="2015-08-11T09:45:00Z">
        <w:r w:rsidR="009318D5">
          <w:rPr>
            <w:rFonts w:ascii="Times New Roman" w:hAnsi="Times New Roman" w:hint="eastAsia"/>
            <w:sz w:val="24"/>
          </w:rPr>
          <w:t xml:space="preserve"> </w:t>
        </w:r>
      </w:ins>
      <w:ins w:id="443" w:author="lenovo" w:date="2015-08-11T14:45:00Z">
        <w:r>
          <w:rPr>
            <w:rFonts w:ascii="Times New Roman" w:hAnsi="Times New Roman" w:hint="eastAsia"/>
            <w:sz w:val="24"/>
          </w:rPr>
          <w:t xml:space="preserve">LIU </w:t>
        </w:r>
      </w:ins>
      <w:r w:rsidR="00A9665A" w:rsidRPr="007C7A00">
        <w:rPr>
          <w:rFonts w:ascii="Times New Roman" w:hAnsi="Times New Roman"/>
          <w:sz w:val="24"/>
        </w:rPr>
        <w:t>Shu</w:t>
      </w:r>
      <w:ins w:id="444" w:author="lenovo" w:date="2015-08-11T14:45:00Z">
        <w:r>
          <w:rPr>
            <w:rFonts w:ascii="Times New Roman" w:hAnsi="Times New Roman" w:hint="eastAsia"/>
            <w:sz w:val="24"/>
          </w:rPr>
          <w:t>-</w:t>
        </w:r>
      </w:ins>
      <w:r w:rsidR="00A9665A" w:rsidRPr="007C7A00">
        <w:rPr>
          <w:rFonts w:ascii="Times New Roman" w:hAnsi="Times New Roman"/>
          <w:sz w:val="24"/>
        </w:rPr>
        <w:t>bin</w:t>
      </w:r>
      <w:del w:id="445" w:author="lenovo" w:date="2015-08-11T14:44:00Z">
        <w:r w:rsidR="00A9665A" w:rsidRPr="007C7A00" w:rsidDel="00192B41">
          <w:rPr>
            <w:rFonts w:ascii="Times New Roman" w:hAnsi="Times New Roman"/>
            <w:sz w:val="24"/>
          </w:rPr>
          <w:delText xml:space="preserve"> Liu </w:delText>
        </w:r>
      </w:del>
      <w:r w:rsidR="00A9665A" w:rsidRPr="007C7A00">
        <w:rPr>
          <w:rFonts w:ascii="Times New Roman" w:hAnsi="Times New Roman"/>
          <w:sz w:val="24"/>
          <w:vertAlign w:val="superscript"/>
        </w:rPr>
        <w:t>1,2</w:t>
      </w:r>
      <w:r w:rsidR="00A9665A">
        <w:rPr>
          <w:rFonts w:ascii="Times New Roman" w:hAnsi="Times New Roman" w:hint="eastAsia"/>
          <w:sz w:val="24"/>
        </w:rPr>
        <w:t xml:space="preserve">, </w:t>
      </w:r>
      <w:ins w:id="446" w:author="lenovo" w:date="2015-08-11T14:45:00Z">
        <w:r>
          <w:rPr>
            <w:rFonts w:ascii="Times New Roman" w:hAnsi="Times New Roman" w:hint="eastAsia"/>
            <w:sz w:val="24"/>
          </w:rPr>
          <w:t xml:space="preserve">AN </w:t>
        </w:r>
      </w:ins>
      <w:r w:rsidR="007C7A00" w:rsidRPr="007C7A00">
        <w:rPr>
          <w:rFonts w:ascii="Times New Roman" w:hAnsi="Times New Roman"/>
          <w:sz w:val="24"/>
        </w:rPr>
        <w:t>Qi</w:t>
      </w:r>
      <w:del w:id="447" w:author="lenovo" w:date="2015-08-11T14:45:00Z">
        <w:r w:rsidR="007C7A00" w:rsidRPr="007C7A00" w:rsidDel="00192B41">
          <w:rPr>
            <w:rFonts w:ascii="Times New Roman" w:hAnsi="Times New Roman"/>
            <w:sz w:val="24"/>
          </w:rPr>
          <w:delText xml:space="preserve"> An</w:delText>
        </w:r>
      </w:del>
      <w:r w:rsidR="007C7A00" w:rsidRPr="007C7A00">
        <w:rPr>
          <w:rFonts w:ascii="Times New Roman" w:hAnsi="Times New Roman"/>
          <w:sz w:val="24"/>
          <w:vertAlign w:val="superscript"/>
        </w:rPr>
        <w:t>1,2</w:t>
      </w:r>
    </w:p>
    <w:p w:rsidR="007C7A00" w:rsidRPr="007C7A00" w:rsidRDefault="007C7A00" w:rsidP="00FD2A2B">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(1.State Key Laboratory of Particle Detection and Electronics</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Technology of China</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7C7A00" w:rsidP="00936FC2">
      <w:pPr>
        <w:spacing w:line="360" w:lineRule="auto"/>
        <w:jc w:val="center"/>
        <w:rPr>
          <w:rFonts w:ascii="Times New Roman" w:hAnsi="Times New Roman"/>
          <w:iCs/>
          <w:color w:val="000000"/>
          <w:sz w:val="18"/>
          <w:szCs w:val="18"/>
          <w:shd w:val="clear" w:color="auto" w:fill="FFFFFF"/>
        </w:rPr>
      </w:pPr>
      <w:r w:rsidRPr="007C7A00">
        <w:rPr>
          <w:rFonts w:ascii="Times New Roman" w:hAnsi="Times New Roman"/>
          <w:iCs/>
          <w:color w:val="000000"/>
          <w:sz w:val="18"/>
          <w:szCs w:val="18"/>
          <w:shd w:val="clear" w:color="auto" w:fill="FFFFFF"/>
        </w:rPr>
        <w:t>2.Department of Modern Physics</w:t>
      </w:r>
      <w:bookmarkStart w:id="448" w:name="OLE_LINK20"/>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University of Science and Technolog</w:t>
      </w:r>
      <w:bookmarkStart w:id="449" w:name="_GoBack"/>
      <w:bookmarkEnd w:id="449"/>
      <w:r w:rsidRPr="007C7A00">
        <w:rPr>
          <w:rFonts w:ascii="Times New Roman" w:hAnsi="Times New Roman"/>
          <w:iCs/>
          <w:color w:val="000000"/>
          <w:sz w:val="18"/>
          <w:szCs w:val="18"/>
          <w:shd w:val="clear" w:color="auto" w:fill="FFFFFF"/>
        </w:rPr>
        <w:t>y of China</w:t>
      </w:r>
      <w:bookmarkEnd w:id="448"/>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Hefei</w:t>
      </w:r>
      <w:r>
        <w:rPr>
          <w:rFonts w:ascii="Times New Roman" w:hAnsi="Times New Roman" w:hint="eastAsia"/>
          <w:iCs/>
          <w:color w:val="000000"/>
          <w:sz w:val="18"/>
          <w:szCs w:val="18"/>
          <w:shd w:val="clear" w:color="auto" w:fill="FFFFFF"/>
        </w:rPr>
        <w:t xml:space="preserve">, </w:t>
      </w:r>
      <w:r w:rsidRPr="007C7A00">
        <w:rPr>
          <w:rFonts w:ascii="Times New Roman" w:hAnsi="Times New Roman"/>
          <w:iCs/>
          <w:color w:val="000000"/>
          <w:sz w:val="18"/>
          <w:szCs w:val="18"/>
          <w:shd w:val="clear" w:color="auto" w:fill="FFFFFF"/>
        </w:rPr>
        <w:t>China)</w:t>
      </w:r>
    </w:p>
    <w:p w:rsidR="007C7A00" w:rsidRPr="007C7A00" w:rsidRDefault="007C7A00" w:rsidP="00FD2A2B">
      <w:pPr>
        <w:spacing w:line="360" w:lineRule="auto"/>
        <w:rPr>
          <w:rFonts w:ascii="Times New Roman" w:hAnsi="Times New Roman"/>
          <w:sz w:val="18"/>
          <w:szCs w:val="18"/>
        </w:rPr>
      </w:pPr>
    </w:p>
    <w:p w:rsidR="007C7A00" w:rsidRPr="007C7A00" w:rsidRDefault="007C7A00" w:rsidP="00FD2A2B">
      <w:pPr>
        <w:widowControl/>
        <w:spacing w:line="360" w:lineRule="auto"/>
        <w:rPr>
          <w:rFonts w:ascii="Times New Roman" w:hAnsi="Times New Roman"/>
          <w:color w:val="333333"/>
          <w:sz w:val="18"/>
          <w:szCs w:val="18"/>
          <w:shd w:val="clear" w:color="auto" w:fill="FFFFFF"/>
        </w:rPr>
      </w:pPr>
      <w:r w:rsidRPr="007C7A00">
        <w:rPr>
          <w:rFonts w:ascii="Times New Roman" w:hAnsi="Times New Roman"/>
          <w:b/>
          <w:sz w:val="18"/>
          <w:szCs w:val="18"/>
        </w:rPr>
        <w:t>Abstract</w:t>
      </w:r>
      <w:r w:rsidRPr="007C7A00">
        <w:rPr>
          <w:rFonts w:ascii="Times New Roman" w:hAnsi="Times New Roman"/>
          <w:b/>
          <w:sz w:val="18"/>
          <w:szCs w:val="18"/>
        </w:rPr>
        <w:t>：</w:t>
      </w:r>
      <w:r w:rsidR="00F5433C">
        <w:rPr>
          <w:rFonts w:ascii="Times New Roman" w:hAnsi="Times New Roman" w:hint="eastAsia"/>
          <w:color w:val="333333"/>
          <w:sz w:val="18"/>
          <w:szCs w:val="18"/>
          <w:shd w:val="clear" w:color="auto" w:fill="FFFFFF"/>
        </w:rPr>
        <w:t xml:space="preserve">As the key </w:t>
      </w:r>
      <w:del w:id="450" w:author="lenovo" w:date="2015-08-11T10:47:00Z">
        <w:r w:rsidR="00F5433C" w:rsidDel="00966D05">
          <w:rPr>
            <w:rFonts w:ascii="Times New Roman" w:hAnsi="Times New Roman" w:hint="eastAsia"/>
            <w:color w:val="333333"/>
            <w:sz w:val="18"/>
            <w:szCs w:val="18"/>
            <w:shd w:val="clear" w:color="auto" w:fill="FFFFFF"/>
          </w:rPr>
          <w:delText>sub</w:delText>
        </w:r>
      </w:del>
      <w:ins w:id="451" w:author="lenovo" w:date="2015-08-11T10:47:00Z">
        <w:r w:rsidR="00966D05">
          <w:rPr>
            <w:rFonts w:ascii="Times New Roman" w:hAnsi="Times New Roman" w:hint="eastAsia"/>
            <w:color w:val="333333"/>
            <w:sz w:val="18"/>
            <w:szCs w:val="18"/>
            <w:shd w:val="clear" w:color="auto" w:fill="FFFFFF"/>
          </w:rPr>
          <w:t>Sub</w:t>
        </w:r>
      </w:ins>
      <w:r w:rsidR="00F5433C">
        <w:rPr>
          <w:rFonts w:ascii="Times New Roman" w:hAnsi="Times New Roman" w:hint="eastAsia"/>
          <w:color w:val="333333"/>
          <w:sz w:val="18"/>
          <w:szCs w:val="18"/>
          <w:shd w:val="clear" w:color="auto" w:fill="FFFFFF"/>
        </w:rPr>
        <w:t xml:space="preserve">-detector of the Dark Matter Particle Explorer(DAMPE), BGO Calorimeter needs extensive testing, including the performance testing of 40 Front-end Electronics(FEE) </w:t>
      </w:r>
      <w:r w:rsidR="00D5622B">
        <w:rPr>
          <w:rFonts w:ascii="Times New Roman" w:hAnsi="Times New Roman" w:hint="eastAsia"/>
          <w:color w:val="333333"/>
          <w:sz w:val="18"/>
          <w:szCs w:val="18"/>
          <w:shd w:val="clear" w:color="auto" w:fill="FFFFFF"/>
        </w:rPr>
        <w:t>in the engineering model and flight model, the LED source calibration of 1600 Photomultiplier Tubes(PMT)</w:t>
      </w:r>
      <w:ins w:id="452" w:author="lenovo" w:date="2015-08-11T11:04:00Z">
        <w:r w:rsidR="00D34179">
          <w:rPr>
            <w:rFonts w:ascii="Times New Roman" w:hAnsi="Times New Roman" w:hint="eastAsia"/>
            <w:color w:val="333333"/>
            <w:sz w:val="18"/>
            <w:szCs w:val="18"/>
            <w:shd w:val="clear" w:color="auto" w:fill="FFFFFF"/>
          </w:rPr>
          <w:t xml:space="preserve"> </w:t>
        </w:r>
      </w:ins>
      <w:r w:rsidR="00D5622B">
        <w:rPr>
          <w:rFonts w:ascii="Times New Roman" w:hAnsi="Times New Roman" w:hint="eastAsia"/>
          <w:color w:val="333333"/>
          <w:sz w:val="18"/>
          <w:szCs w:val="18"/>
          <w:shd w:val="clear" w:color="auto" w:fill="FFFFFF"/>
        </w:rPr>
        <w:t xml:space="preserve">and different kinds of ground environment simulation test as long as several months, in the research </w:t>
      </w:r>
      <w:r w:rsidR="002B1223">
        <w:rPr>
          <w:rFonts w:ascii="Times New Roman" w:hAnsi="Times New Roman" w:hint="eastAsia"/>
          <w:color w:val="333333"/>
          <w:sz w:val="18"/>
          <w:szCs w:val="18"/>
          <w:shd w:val="clear" w:color="auto" w:fill="FFFFFF"/>
        </w:rPr>
        <w:t xml:space="preserve">and </w:t>
      </w:r>
      <w:r w:rsidR="00D5622B">
        <w:rPr>
          <w:rFonts w:ascii="Times New Roman" w:hAnsi="Times New Roman" w:hint="eastAsia"/>
          <w:color w:val="333333"/>
          <w:sz w:val="18"/>
          <w:szCs w:val="18"/>
          <w:shd w:val="clear" w:color="auto" w:fill="FFFFFF"/>
        </w:rPr>
        <w:t>production</w:t>
      </w:r>
      <w:r w:rsidR="00320D0D">
        <w:rPr>
          <w:rFonts w:ascii="Times New Roman" w:hAnsi="Times New Roman" w:hint="eastAsia"/>
          <w:color w:val="333333"/>
          <w:sz w:val="18"/>
          <w:szCs w:val="18"/>
          <w:shd w:val="clear" w:color="auto" w:fill="FFFFFF"/>
        </w:rPr>
        <w:t xml:space="preserve"> process. In order to meet these requirements of data acquisition and automatic control, </w:t>
      </w:r>
      <w:r w:rsidR="002B1223">
        <w:rPr>
          <w:rFonts w:ascii="Times New Roman" w:hAnsi="Times New Roman" w:hint="eastAsia"/>
          <w:color w:val="333333"/>
          <w:sz w:val="18"/>
          <w:szCs w:val="18"/>
          <w:shd w:val="clear" w:color="auto" w:fill="FFFFFF"/>
        </w:rPr>
        <w:t>the</w:t>
      </w:r>
      <w:r w:rsidR="00320D0D">
        <w:rPr>
          <w:rFonts w:ascii="Times New Roman" w:hAnsi="Times New Roman" w:hint="eastAsia"/>
          <w:color w:val="333333"/>
          <w:sz w:val="18"/>
          <w:szCs w:val="18"/>
          <w:shd w:val="clear" w:color="auto" w:fill="FFFFFF"/>
        </w:rPr>
        <w:t xml:space="preserve"> software </w:t>
      </w:r>
      <w:r w:rsidR="002B1223">
        <w:rPr>
          <w:rFonts w:ascii="Times New Roman" w:hAnsi="Times New Roman" w:hint="eastAsia"/>
          <w:color w:val="333333"/>
          <w:sz w:val="18"/>
          <w:szCs w:val="18"/>
          <w:shd w:val="clear" w:color="auto" w:fill="FFFFFF"/>
        </w:rPr>
        <w:t xml:space="preserve">is designed and put into application, </w:t>
      </w:r>
      <w:r w:rsidR="00320D0D">
        <w:rPr>
          <w:rFonts w:ascii="Times New Roman" w:hAnsi="Times New Roman" w:hint="eastAsia"/>
          <w:color w:val="333333"/>
          <w:sz w:val="18"/>
          <w:szCs w:val="18"/>
          <w:shd w:val="clear" w:color="auto" w:fill="FFFFFF"/>
        </w:rPr>
        <w:t>which</w:t>
      </w:r>
      <w:r w:rsidR="002B1223">
        <w:rPr>
          <w:rFonts w:ascii="Times New Roman" w:hAnsi="Times New Roman" w:hint="eastAsia"/>
          <w:color w:val="333333"/>
          <w:sz w:val="18"/>
          <w:szCs w:val="18"/>
          <w:shd w:val="clear" w:color="auto" w:fill="FFFFFF"/>
        </w:rPr>
        <w:t xml:space="preserve"> is based on LabWindows/CVI framework and virtual instrument technology, to ensure the progress of the BGO calorimeter</w:t>
      </w:r>
      <w:r w:rsidR="002B1223">
        <w:rPr>
          <w:rFonts w:ascii="Times New Roman" w:hAnsi="Times New Roman"/>
          <w:color w:val="333333"/>
          <w:sz w:val="18"/>
          <w:szCs w:val="18"/>
          <w:shd w:val="clear" w:color="auto" w:fill="FFFFFF"/>
        </w:rPr>
        <w:t>’</w:t>
      </w:r>
      <w:r w:rsidR="002B1223">
        <w:rPr>
          <w:rFonts w:ascii="Times New Roman" w:hAnsi="Times New Roman" w:hint="eastAsia"/>
          <w:color w:val="333333"/>
          <w:sz w:val="18"/>
          <w:szCs w:val="18"/>
          <w:shd w:val="clear" w:color="auto" w:fill="FFFFFF"/>
        </w:rPr>
        <w:t>s production.</w:t>
      </w:r>
    </w:p>
    <w:p w:rsidR="00F60E93" w:rsidRPr="00A9665A" w:rsidRDefault="007C7A00" w:rsidP="00ED60AB">
      <w:pPr>
        <w:widowControl/>
        <w:spacing w:line="360" w:lineRule="auto"/>
      </w:pPr>
      <w:r w:rsidRPr="007C7A00">
        <w:rPr>
          <w:rFonts w:ascii="Times New Roman" w:hAnsi="Times New Roman"/>
          <w:b/>
          <w:sz w:val="18"/>
          <w:szCs w:val="18"/>
        </w:rPr>
        <w:t>Key word</w:t>
      </w:r>
      <w:r w:rsidRPr="007C7A00">
        <w:rPr>
          <w:rFonts w:ascii="Times New Roman" w:hAnsi="Times New Roman"/>
          <w:b/>
          <w:sz w:val="18"/>
          <w:szCs w:val="18"/>
        </w:rPr>
        <w:t>：</w:t>
      </w:r>
      <w:r w:rsidR="00DD4327">
        <w:rPr>
          <w:rFonts w:ascii="Times New Roman" w:hAnsi="Times New Roman" w:hint="eastAsia"/>
          <w:color w:val="000000"/>
          <w:sz w:val="18"/>
          <w:szCs w:val="18"/>
          <w:shd w:val="clear" w:color="auto" w:fill="FFFFFF"/>
        </w:rPr>
        <w:t>LabWindows/CVI</w:t>
      </w:r>
      <w:r w:rsidR="00BC29CB" w:rsidRPr="00C8368A">
        <w:rPr>
          <w:rFonts w:ascii="Times New Roman" w:hAnsi="Times New Roman" w:hint="eastAsia"/>
          <w:color w:val="000000"/>
          <w:sz w:val="18"/>
          <w:szCs w:val="18"/>
          <w:shd w:val="clear" w:color="auto" w:fill="FFFFFF"/>
        </w:rPr>
        <w:t xml:space="preserve">, </w:t>
      </w:r>
      <w:bookmarkStart w:id="453" w:name="OLE_LINK14"/>
      <w:bookmarkStart w:id="454" w:name="OLE_LINK15"/>
      <w:r w:rsidR="00DD4327">
        <w:rPr>
          <w:rFonts w:ascii="Times New Roman" w:hAnsi="Times New Roman" w:hint="eastAsia"/>
          <w:color w:val="000000"/>
          <w:sz w:val="18"/>
          <w:szCs w:val="18"/>
          <w:shd w:val="clear" w:color="auto" w:fill="FFFFFF"/>
        </w:rPr>
        <w:t>virtual instruments</w:t>
      </w:r>
      <w:r w:rsidR="00BC29CB" w:rsidRPr="00C8368A">
        <w:rPr>
          <w:rFonts w:ascii="Times New Roman" w:hAnsi="Times New Roman" w:hint="eastAsia"/>
          <w:color w:val="000000"/>
          <w:sz w:val="18"/>
          <w:szCs w:val="18"/>
          <w:shd w:val="clear" w:color="auto" w:fill="FFFFFF"/>
        </w:rPr>
        <w:t xml:space="preserve">, </w:t>
      </w:r>
      <w:bookmarkEnd w:id="453"/>
      <w:bookmarkEnd w:id="454"/>
      <w:r w:rsidR="00DD4327">
        <w:rPr>
          <w:rFonts w:ascii="Times New Roman" w:hAnsi="Times New Roman" w:hint="eastAsia"/>
          <w:color w:val="000000"/>
          <w:sz w:val="18"/>
          <w:szCs w:val="18"/>
          <w:shd w:val="clear" w:color="auto" w:fill="FFFFFF"/>
        </w:rPr>
        <w:t xml:space="preserve">BGO calorimeter, </w:t>
      </w:r>
      <w:r w:rsidR="00DD4327">
        <w:rPr>
          <w:rFonts w:ascii="Times New Roman" w:hAnsi="Times New Roman" w:hint="eastAsia"/>
          <w:color w:val="333333"/>
          <w:sz w:val="18"/>
          <w:szCs w:val="18"/>
          <w:shd w:val="clear" w:color="auto" w:fill="FFFFFF"/>
        </w:rPr>
        <w:t>Dark Matter Particle Explorer</w:t>
      </w:r>
    </w:p>
    <w:sectPr w:rsidR="00F60E93" w:rsidRPr="00A9665A" w:rsidSect="008A4926">
      <w:headerReference w:type="even" r:id="rId24"/>
      <w:headerReference w:type="default" r:id="rId25"/>
      <w:type w:val="continuous"/>
      <w:pgSz w:w="11906" w:h="16838"/>
      <w:pgMar w:top="1440" w:right="1134" w:bottom="1440" w:left="1134" w:header="851" w:footer="992" w:gutter="0"/>
      <w:cols w:space="425"/>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22" w:author="felab" w:date="2015-07-27T17:46:00Z" w:initials="f">
    <w:p w:rsidR="00EA7B1C" w:rsidRDefault="00EA7B1C">
      <w:pPr>
        <w:pStyle w:val="af4"/>
      </w:pPr>
      <w:r>
        <w:rPr>
          <w:rStyle w:val="af3"/>
        </w:rPr>
        <w:annotationRef/>
      </w:r>
      <w:r>
        <w:rPr>
          <w:rFonts w:hint="eastAsia"/>
        </w:rPr>
        <w:t>兼容</w:t>
      </w:r>
      <w:r>
        <w:rPr>
          <w:rFonts w:hint="eastAsia"/>
        </w:rPr>
        <w:t>PMT</w:t>
      </w:r>
      <w:r>
        <w:rPr>
          <w:rFonts w:hint="eastAsia"/>
        </w:rPr>
        <w:t>批量筛选的测试需求</w:t>
      </w:r>
    </w:p>
  </w:comment>
  <w:comment w:id="400" w:author="felab" w:date="2015-07-27T17:50:00Z" w:initials="f">
    <w:p w:rsidR="00BF6E97" w:rsidRDefault="00BF6E97">
      <w:pPr>
        <w:pStyle w:val="af4"/>
      </w:pPr>
      <w:r>
        <w:rPr>
          <w:rStyle w:val="af3"/>
        </w:rPr>
        <w:annotationRef/>
      </w:r>
      <w:r>
        <w:rPr>
          <w:rFonts w:hint="eastAsia"/>
        </w:rPr>
        <w:t>手工记录</w:t>
      </w:r>
    </w:p>
  </w:comment>
  <w:comment w:id="419" w:author="felab" w:date="2015-07-27T17:55:00Z" w:initials="f">
    <w:p w:rsidR="00795D4E" w:rsidRDefault="00795D4E">
      <w:pPr>
        <w:pStyle w:val="af4"/>
      </w:pPr>
      <w:r>
        <w:rPr>
          <w:rStyle w:val="af3"/>
        </w:rPr>
        <w:annotationRef/>
      </w:r>
      <w:r>
        <w:rPr>
          <w:rFonts w:hint="eastAsia"/>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94D1E" w:rsidRDefault="00494D1E" w:rsidP="00A00DCA"/>
  </w:endnote>
  <w:endnote w:type="continuationSeparator" w:id="0">
    <w:p w:rsidR="00494D1E" w:rsidRDefault="00494D1E" w:rsidP="00A00DCA"/>
  </w:endnote>
  <w:endnote w:type="continuationNotice" w:id="1">
    <w:p w:rsidR="00494D1E" w:rsidRDefault="00494D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E6F" w:rsidRDefault="00497E6F">
    <w:pPr>
      <w:pStyle w:val="af"/>
    </w:pPr>
    <w:r>
      <w:rPr>
        <w:rFonts w:hint="eastAsia"/>
      </w:rPr>
      <w:t>____________________</w:t>
    </w:r>
  </w:p>
  <w:p w:rsidR="00497E6F" w:rsidRDefault="00497E6F">
    <w:pPr>
      <w:pStyle w:val="af"/>
      <w:rPr>
        <w:b/>
        <w:sz w:val="20"/>
        <w:szCs w:val="20"/>
      </w:rPr>
    </w:pPr>
  </w:p>
  <w:p w:rsidR="00497E6F" w:rsidRPr="008A4926" w:rsidRDefault="00497E6F">
    <w:pPr>
      <w:pStyle w:val="af"/>
    </w:pPr>
    <w:r w:rsidRPr="008A4926">
      <w:rPr>
        <w:rFonts w:hint="eastAsia"/>
        <w:b/>
      </w:rPr>
      <w:t>作者简介</w:t>
    </w:r>
    <w:r w:rsidRPr="008A4926">
      <w:rPr>
        <w:rFonts w:hint="eastAsia"/>
      </w:rPr>
      <w:t>：何力（</w:t>
    </w:r>
    <w:r w:rsidRPr="008A4926">
      <w:rPr>
        <w:rFonts w:hint="eastAsia"/>
      </w:rPr>
      <w:t>1986-</w:t>
    </w:r>
    <w:r w:rsidRPr="008A4926">
      <w:rPr>
        <w:rFonts w:hint="eastAsia"/>
      </w:rPr>
      <w:t>），男，清华大学工程物理系在读博士生，主要从事微结构气体探测器读出电子学研究。</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E21" w:rsidRDefault="00D12E21" w:rsidP="00D12E21">
    <w:pPr>
      <w:spacing w:line="400" w:lineRule="exact"/>
      <w:rPr>
        <w:ins w:id="8" w:author="lenovo" w:date="2015-08-11T10:14:00Z"/>
        <w:rFonts w:cs="宋体"/>
        <w:kern w:val="0"/>
        <w:szCs w:val="21"/>
      </w:rPr>
    </w:pPr>
    <w:ins w:id="9" w:author="lenovo" w:date="2015-08-11T10:14:00Z">
      <w:r>
        <w:rPr>
          <w:rFonts w:cs="宋体" w:hint="eastAsia"/>
          <w:kern w:val="0"/>
          <w:szCs w:val="21"/>
        </w:rPr>
        <w:t>______________________________</w:t>
      </w:r>
    </w:ins>
  </w:p>
  <w:p w:rsidR="00D12E21" w:rsidRPr="00894882" w:rsidRDefault="00D12E21" w:rsidP="00D12E21">
    <w:pPr>
      <w:pStyle w:val="af"/>
      <w:spacing w:line="360" w:lineRule="exact"/>
      <w:rPr>
        <w:ins w:id="10" w:author="lenovo" w:date="2015-08-11T10:14:00Z"/>
        <w:b/>
      </w:rPr>
    </w:pPr>
    <w:ins w:id="11" w:author="lenovo" w:date="2015-08-11T10:14:00Z">
      <w:r w:rsidRPr="00894882">
        <w:rPr>
          <w:b/>
        </w:rPr>
        <w:t>收稿日期：</w:t>
      </w:r>
      <w:r w:rsidRPr="00894882">
        <w:rPr>
          <w:b/>
        </w:rPr>
        <w:t xml:space="preserve"> </w:t>
      </w:r>
    </w:ins>
  </w:p>
  <w:p w:rsidR="00D12E21" w:rsidRPr="00894882" w:rsidRDefault="00D12E21" w:rsidP="00D12E21">
    <w:pPr>
      <w:pStyle w:val="af"/>
      <w:spacing w:line="360" w:lineRule="exact"/>
      <w:rPr>
        <w:ins w:id="12" w:author="lenovo" w:date="2015-08-11T10:14:00Z"/>
        <w:b/>
      </w:rPr>
    </w:pPr>
    <w:ins w:id="13" w:author="lenovo" w:date="2015-08-11T10:14:00Z">
      <w:r w:rsidRPr="00894882">
        <w:rPr>
          <w:b/>
        </w:rPr>
        <w:t>基金项目：</w:t>
      </w:r>
    </w:ins>
    <w:ins w:id="14" w:author="lenovo" w:date="2015-08-11T10:31:00Z">
      <w:r w:rsidR="00D32FE1">
        <w:rPr>
          <w:rFonts w:hint="eastAsia"/>
          <w:color w:val="000000"/>
          <w:sz w:val="21"/>
          <w:szCs w:val="21"/>
          <w:shd w:val="clear" w:color="auto" w:fill="FFFFFF"/>
        </w:rPr>
        <w:t>受中国科学院空间科学战略性先导科技专项资助（</w:t>
      </w:r>
      <w:r w:rsidR="00D32FE1">
        <w:rPr>
          <w:rFonts w:hint="eastAsia"/>
          <w:color w:val="000000"/>
          <w:sz w:val="21"/>
          <w:szCs w:val="21"/>
          <w:shd w:val="clear" w:color="auto" w:fill="FFFFFF"/>
        </w:rPr>
        <w:t>XDA04040202-4</w:t>
      </w:r>
      <w:r w:rsidR="00D32FE1">
        <w:rPr>
          <w:rFonts w:hint="eastAsia"/>
          <w:color w:val="000000"/>
          <w:sz w:val="21"/>
          <w:szCs w:val="21"/>
          <w:shd w:val="clear" w:color="auto" w:fill="FFFFFF"/>
        </w:rPr>
        <w:t>）</w:t>
      </w:r>
    </w:ins>
    <w:ins w:id="15" w:author="lenovo" w:date="2015-08-11T14:46:00Z">
      <w:r w:rsidR="000935EB">
        <w:rPr>
          <w:rFonts w:hint="eastAsia"/>
          <w:color w:val="000000"/>
          <w:sz w:val="21"/>
          <w:szCs w:val="21"/>
          <w:shd w:val="clear" w:color="auto" w:fill="FFFFFF"/>
        </w:rPr>
        <w:t>。</w:t>
      </w:r>
    </w:ins>
    <w:ins w:id="16" w:author="lenovo" w:date="2015-08-11T10:14:00Z">
      <w:r w:rsidRPr="00894882">
        <w:rPr>
          <w:b/>
        </w:rPr>
        <w:t xml:space="preserve">                               </w:t>
      </w:r>
    </w:ins>
  </w:p>
  <w:p w:rsidR="00D809CD" w:rsidRDefault="00D12E21" w:rsidP="00D12E21">
    <w:pPr>
      <w:pStyle w:val="af"/>
      <w:spacing w:line="360" w:lineRule="exact"/>
      <w:rPr>
        <w:ins w:id="17" w:author="lenovo" w:date="2015-08-11T14:46:00Z"/>
        <w:rFonts w:hint="eastAsia"/>
      </w:rPr>
    </w:pPr>
    <w:ins w:id="18" w:author="lenovo" w:date="2015-08-11T10:14:00Z">
      <w:r w:rsidRPr="00894882">
        <w:rPr>
          <w:b/>
        </w:rPr>
        <w:t>作者简介：</w:t>
      </w:r>
      <w:r>
        <w:rPr>
          <w:rFonts w:hint="eastAsia"/>
        </w:rPr>
        <w:t>马思源</w:t>
      </w:r>
      <w:r>
        <w:rPr>
          <w:rFonts w:hint="eastAsia"/>
        </w:rPr>
        <w:t>(</w:t>
      </w:r>
      <w:r w:rsidRPr="00894882">
        <w:t>19</w:t>
      </w:r>
      <w:r>
        <w:t>9</w:t>
      </w:r>
      <w:r>
        <w:rPr>
          <w:rFonts w:hint="eastAsia"/>
        </w:rPr>
        <w:t>0</w:t>
      </w:r>
      <w:r>
        <w:t>－</w:t>
      </w:r>
      <w:r>
        <w:rPr>
          <w:rFonts w:hint="eastAsia"/>
        </w:rPr>
        <w:t>)</w:t>
      </w:r>
      <w:r w:rsidRPr="00894882">
        <w:t>，男，</w:t>
      </w:r>
      <w:r>
        <w:rPr>
          <w:rFonts w:hint="eastAsia"/>
        </w:rPr>
        <w:t>汉</w:t>
      </w:r>
      <w:r w:rsidRPr="00894882">
        <w:t>族，</w:t>
      </w:r>
      <w:r>
        <w:rPr>
          <w:rFonts w:hint="eastAsia"/>
        </w:rPr>
        <w:t>河北石家庄人</w:t>
      </w:r>
      <w:r w:rsidRPr="00894882">
        <w:t>，在读</w:t>
      </w:r>
      <w:r>
        <w:rPr>
          <w:rFonts w:hint="eastAsia"/>
        </w:rPr>
        <w:t>硕士生</w:t>
      </w:r>
      <w:r w:rsidRPr="00894882">
        <w:t>，</w:t>
      </w:r>
      <w:r w:rsidRPr="00CD5836">
        <w:rPr>
          <w:rFonts w:hint="eastAsia"/>
        </w:rPr>
        <w:t>主要从事</w:t>
      </w:r>
      <w:r w:rsidRPr="00894882">
        <w:t>粒子物理实验电子学</w:t>
      </w:r>
      <w:r w:rsidRPr="00CD5836">
        <w:t>研究</w:t>
      </w:r>
      <w:r w:rsidRPr="00CD5836">
        <w:rPr>
          <w:rFonts w:hint="eastAsia"/>
        </w:rPr>
        <w:t>。</w:t>
      </w:r>
    </w:ins>
  </w:p>
  <w:p w:rsidR="00D12E21" w:rsidRPr="004A3023" w:rsidRDefault="005D5964" w:rsidP="00D12E21">
    <w:pPr>
      <w:pStyle w:val="af"/>
      <w:spacing w:line="360" w:lineRule="exact"/>
      <w:rPr>
        <w:ins w:id="19" w:author="lenovo" w:date="2015-08-11T10:14:00Z"/>
      </w:rPr>
    </w:pPr>
    <w:ins w:id="20" w:author="lenovo" w:date="2015-08-11T14:46:00Z">
      <w:r>
        <w:rPr>
          <w:rFonts w:hint="eastAsia"/>
        </w:rPr>
        <w:t>邮箱：</w:t>
      </w:r>
      <w:r>
        <w:rPr>
          <w:rFonts w:hint="eastAsia"/>
        </w:rPr>
        <w:t>siyuanma@mail.ustc.edu.cn</w:t>
      </w:r>
    </w:ins>
  </w:p>
  <w:p w:rsidR="00497E6F" w:rsidDel="009E7C52" w:rsidRDefault="00497E6F" w:rsidP="004A3023">
    <w:pPr>
      <w:spacing w:line="400" w:lineRule="exact"/>
      <w:rPr>
        <w:del w:id="21" w:author="lenovo" w:date="2015-08-11T09:50:00Z"/>
        <w:rFonts w:cs="宋体"/>
        <w:kern w:val="0"/>
        <w:szCs w:val="21"/>
      </w:rPr>
    </w:pPr>
    <w:del w:id="22" w:author="lenovo" w:date="2015-08-11T09:50:00Z">
      <w:r w:rsidDel="009E7C52">
        <w:rPr>
          <w:rFonts w:cs="宋体" w:hint="eastAsia"/>
          <w:kern w:val="0"/>
          <w:szCs w:val="21"/>
        </w:rPr>
        <w:delText>______________________________</w:delText>
      </w:r>
    </w:del>
  </w:p>
  <w:p w:rsidR="00497E6F" w:rsidRPr="00894882" w:rsidDel="009E7C52" w:rsidRDefault="00497E6F" w:rsidP="004A3023">
    <w:pPr>
      <w:pStyle w:val="af"/>
      <w:spacing w:line="360" w:lineRule="exact"/>
      <w:rPr>
        <w:del w:id="23" w:author="lenovo" w:date="2015-08-11T09:50:00Z"/>
        <w:b/>
      </w:rPr>
    </w:pPr>
    <w:del w:id="24" w:author="lenovo" w:date="2015-08-11T09:50:00Z">
      <w:r w:rsidRPr="00894882" w:rsidDel="009E7C52">
        <w:rPr>
          <w:b/>
        </w:rPr>
        <w:delText>收稿日期：</w:delText>
      </w:r>
    </w:del>
  </w:p>
  <w:p w:rsidR="00497E6F" w:rsidRPr="00894882" w:rsidDel="009E7C52" w:rsidRDefault="00497E6F" w:rsidP="004A3023">
    <w:pPr>
      <w:pStyle w:val="af"/>
      <w:spacing w:line="360" w:lineRule="exact"/>
      <w:rPr>
        <w:del w:id="25" w:author="lenovo" w:date="2015-08-11T09:50:00Z"/>
        <w:b/>
      </w:rPr>
    </w:pPr>
    <w:del w:id="26" w:author="lenovo" w:date="2015-08-11T09:50:00Z">
      <w:r w:rsidRPr="00894882" w:rsidDel="009E7C52">
        <w:rPr>
          <w:b/>
        </w:rPr>
        <w:delText>基金项目：</w:delText>
      </w:r>
    </w:del>
  </w:p>
  <w:p w:rsidR="00497E6F" w:rsidRPr="004A3023" w:rsidRDefault="00497E6F" w:rsidP="004A3023">
    <w:pPr>
      <w:pStyle w:val="af"/>
      <w:spacing w:line="360" w:lineRule="exact"/>
    </w:pPr>
    <w:del w:id="27" w:author="lenovo" w:date="2015-08-11T09:50:00Z">
      <w:r w:rsidRPr="00894882" w:rsidDel="009E7C52">
        <w:rPr>
          <w:b/>
        </w:rPr>
        <w:delText>作者简介：</w:delText>
      </w:r>
      <w:r w:rsidR="002F2338" w:rsidDel="009E7C52">
        <w:rPr>
          <w:rFonts w:hint="eastAsia"/>
        </w:rPr>
        <w:delText>马思源</w:delText>
      </w:r>
      <w:r w:rsidDel="009E7C52">
        <w:rPr>
          <w:rFonts w:hint="eastAsia"/>
        </w:rPr>
        <w:delText>(</w:delText>
      </w:r>
      <w:r w:rsidRPr="00894882" w:rsidDel="009E7C52">
        <w:delText>19</w:delText>
      </w:r>
      <w:r w:rsidDel="009E7C52">
        <w:delText>9</w:delText>
      </w:r>
      <w:r w:rsidR="002F2338" w:rsidDel="009E7C52">
        <w:rPr>
          <w:rFonts w:hint="eastAsia"/>
        </w:rPr>
        <w:delText>0</w:delText>
      </w:r>
      <w:r w:rsidDel="009E7C52">
        <w:delText>－</w:delText>
      </w:r>
      <w:r w:rsidDel="009E7C52">
        <w:rPr>
          <w:rFonts w:hint="eastAsia"/>
        </w:rPr>
        <w:delText>)</w:delText>
      </w:r>
      <w:r w:rsidRPr="00894882" w:rsidDel="009E7C52">
        <w:delText>，男，</w:delText>
      </w:r>
      <w:r w:rsidDel="009E7C52">
        <w:rPr>
          <w:rFonts w:hint="eastAsia"/>
        </w:rPr>
        <w:delText>汉</w:delText>
      </w:r>
      <w:r w:rsidRPr="00894882" w:rsidDel="009E7C52">
        <w:delText>族，</w:delText>
      </w:r>
      <w:r w:rsidR="002F2338" w:rsidDel="009E7C52">
        <w:rPr>
          <w:rFonts w:hint="eastAsia"/>
        </w:rPr>
        <w:delText>河北石家庄人</w:delText>
      </w:r>
      <w:r w:rsidRPr="00894882" w:rsidDel="009E7C52">
        <w:delText>，在读</w:delText>
      </w:r>
      <w:r w:rsidDel="009E7C52">
        <w:rPr>
          <w:rFonts w:hint="eastAsia"/>
        </w:rPr>
        <w:delText>硕士生</w:delText>
      </w:r>
      <w:r w:rsidRPr="00894882" w:rsidDel="009E7C52">
        <w:delText>，</w:delText>
      </w:r>
      <w:r w:rsidRPr="00CD5836" w:rsidDel="009E7C52">
        <w:rPr>
          <w:rFonts w:hint="eastAsia"/>
        </w:rPr>
        <w:delText>主要从事</w:delText>
      </w:r>
      <w:r w:rsidRPr="00894882" w:rsidDel="009E7C52">
        <w:delText>粒子物理实验电子学</w:delText>
      </w:r>
      <w:r w:rsidRPr="00CD5836" w:rsidDel="009E7C52">
        <w:delText>研究</w:delText>
      </w:r>
      <w:r w:rsidRPr="00CD5836" w:rsidDel="009E7C52">
        <w:rPr>
          <w:rFonts w:hint="eastAsia"/>
        </w:rPr>
        <w:delText>。</w:delText>
      </w:r>
    </w:del>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E6F" w:rsidRPr="0040491C" w:rsidRDefault="00522D4D">
    <w:pPr>
      <w:pStyle w:val="af"/>
      <w:jc w:val="right"/>
      <w:rPr>
        <w:rFonts w:ascii="Times New Roman" w:hAnsi="Times New Roman"/>
      </w:rPr>
    </w:pPr>
    <w:r w:rsidRPr="0040491C">
      <w:rPr>
        <w:rFonts w:ascii="Times New Roman" w:hAnsi="Times New Roman"/>
      </w:rPr>
      <w:fldChar w:fldCharType="begin"/>
    </w:r>
    <w:r w:rsidR="00497E6F" w:rsidRPr="0040491C">
      <w:rPr>
        <w:rFonts w:ascii="Times New Roman" w:hAnsi="Times New Roman"/>
      </w:rPr>
      <w:instrText>PAGE   \* MERGEFORMAT</w:instrText>
    </w:r>
    <w:r w:rsidRPr="0040491C">
      <w:rPr>
        <w:rFonts w:ascii="Times New Roman" w:hAnsi="Times New Roman"/>
      </w:rPr>
      <w:fldChar w:fldCharType="separate"/>
    </w:r>
    <w:r w:rsidR="00FC5D12" w:rsidRPr="00FC5D12">
      <w:rPr>
        <w:rFonts w:ascii="Times New Roman" w:hAnsi="Times New Roman"/>
        <w:noProof/>
        <w:lang w:val="zh-CN"/>
      </w:rPr>
      <w:t>-</w:t>
    </w:r>
    <w:r w:rsidR="00FC5D12">
      <w:rPr>
        <w:rFonts w:ascii="Times New Roman" w:hAnsi="Times New Roman"/>
        <w:noProof/>
      </w:rPr>
      <w:t xml:space="preserve"> 3 -</w:t>
    </w:r>
    <w:r w:rsidRPr="0040491C">
      <w:rPr>
        <w:rFonts w:ascii="Times New Roman" w:hAnsi="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94D1E" w:rsidRDefault="00494D1E" w:rsidP="00A00DCA">
      <w:r>
        <w:separator/>
      </w:r>
    </w:p>
  </w:footnote>
  <w:footnote w:type="continuationSeparator" w:id="0">
    <w:p w:rsidR="00494D1E" w:rsidRDefault="00494D1E" w:rsidP="00A00DC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E6F" w:rsidRDefault="00497E6F" w:rsidP="003F4CA5">
    <w:pPr>
      <w:pStyle w:val="ae"/>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97E6F" w:rsidRDefault="00497E6F" w:rsidP="003F4CA5">
    <w:pPr>
      <w:pStyle w:val="ae"/>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322A50"/>
    <w:multiLevelType w:val="hybridMultilevel"/>
    <w:tmpl w:val="127098AE"/>
    <w:lvl w:ilvl="0" w:tplc="E916A222">
      <w:start w:val="1"/>
      <w:numFmt w:val="bullet"/>
      <w:lvlText w:val=""/>
      <w:lvlJc w:val="left"/>
      <w:pPr>
        <w:tabs>
          <w:tab w:val="num" w:pos="720"/>
        </w:tabs>
        <w:ind w:left="720" w:hanging="360"/>
      </w:pPr>
      <w:rPr>
        <w:rFonts w:ascii="Wingdings 3" w:hAnsi="Wingdings 3" w:hint="default"/>
      </w:rPr>
    </w:lvl>
    <w:lvl w:ilvl="1" w:tplc="7ADCBE16">
      <w:start w:val="817"/>
      <w:numFmt w:val="bullet"/>
      <w:lvlText w:val=""/>
      <w:lvlJc w:val="left"/>
      <w:pPr>
        <w:tabs>
          <w:tab w:val="num" w:pos="1440"/>
        </w:tabs>
        <w:ind w:left="1440" w:hanging="360"/>
      </w:pPr>
      <w:rPr>
        <w:rFonts w:ascii="Wingdings" w:hAnsi="Wingdings" w:hint="default"/>
      </w:rPr>
    </w:lvl>
    <w:lvl w:ilvl="2" w:tplc="08109B1A" w:tentative="1">
      <w:start w:val="1"/>
      <w:numFmt w:val="bullet"/>
      <w:lvlText w:val=""/>
      <w:lvlJc w:val="left"/>
      <w:pPr>
        <w:tabs>
          <w:tab w:val="num" w:pos="2160"/>
        </w:tabs>
        <w:ind w:left="2160" w:hanging="360"/>
      </w:pPr>
      <w:rPr>
        <w:rFonts w:ascii="Wingdings 3" w:hAnsi="Wingdings 3" w:hint="default"/>
      </w:rPr>
    </w:lvl>
    <w:lvl w:ilvl="3" w:tplc="CD583FD4" w:tentative="1">
      <w:start w:val="1"/>
      <w:numFmt w:val="bullet"/>
      <w:lvlText w:val=""/>
      <w:lvlJc w:val="left"/>
      <w:pPr>
        <w:tabs>
          <w:tab w:val="num" w:pos="2880"/>
        </w:tabs>
        <w:ind w:left="2880" w:hanging="360"/>
      </w:pPr>
      <w:rPr>
        <w:rFonts w:ascii="Wingdings 3" w:hAnsi="Wingdings 3" w:hint="default"/>
      </w:rPr>
    </w:lvl>
    <w:lvl w:ilvl="4" w:tplc="F140AF26" w:tentative="1">
      <w:start w:val="1"/>
      <w:numFmt w:val="bullet"/>
      <w:lvlText w:val=""/>
      <w:lvlJc w:val="left"/>
      <w:pPr>
        <w:tabs>
          <w:tab w:val="num" w:pos="3600"/>
        </w:tabs>
        <w:ind w:left="3600" w:hanging="360"/>
      </w:pPr>
      <w:rPr>
        <w:rFonts w:ascii="Wingdings 3" w:hAnsi="Wingdings 3" w:hint="default"/>
      </w:rPr>
    </w:lvl>
    <w:lvl w:ilvl="5" w:tplc="DA3CE3C4" w:tentative="1">
      <w:start w:val="1"/>
      <w:numFmt w:val="bullet"/>
      <w:lvlText w:val=""/>
      <w:lvlJc w:val="left"/>
      <w:pPr>
        <w:tabs>
          <w:tab w:val="num" w:pos="4320"/>
        </w:tabs>
        <w:ind w:left="4320" w:hanging="360"/>
      </w:pPr>
      <w:rPr>
        <w:rFonts w:ascii="Wingdings 3" w:hAnsi="Wingdings 3" w:hint="default"/>
      </w:rPr>
    </w:lvl>
    <w:lvl w:ilvl="6" w:tplc="67546BCC" w:tentative="1">
      <w:start w:val="1"/>
      <w:numFmt w:val="bullet"/>
      <w:lvlText w:val=""/>
      <w:lvlJc w:val="left"/>
      <w:pPr>
        <w:tabs>
          <w:tab w:val="num" w:pos="5040"/>
        </w:tabs>
        <w:ind w:left="5040" w:hanging="360"/>
      </w:pPr>
      <w:rPr>
        <w:rFonts w:ascii="Wingdings 3" w:hAnsi="Wingdings 3" w:hint="default"/>
      </w:rPr>
    </w:lvl>
    <w:lvl w:ilvl="7" w:tplc="1026D12E" w:tentative="1">
      <w:start w:val="1"/>
      <w:numFmt w:val="bullet"/>
      <w:lvlText w:val=""/>
      <w:lvlJc w:val="left"/>
      <w:pPr>
        <w:tabs>
          <w:tab w:val="num" w:pos="5760"/>
        </w:tabs>
        <w:ind w:left="5760" w:hanging="360"/>
      </w:pPr>
      <w:rPr>
        <w:rFonts w:ascii="Wingdings 3" w:hAnsi="Wingdings 3" w:hint="default"/>
      </w:rPr>
    </w:lvl>
    <w:lvl w:ilvl="8" w:tplc="5C36FC68" w:tentative="1">
      <w:start w:val="1"/>
      <w:numFmt w:val="bullet"/>
      <w:lvlText w:val=""/>
      <w:lvlJc w:val="left"/>
      <w:pPr>
        <w:tabs>
          <w:tab w:val="num" w:pos="6480"/>
        </w:tabs>
        <w:ind w:left="6480" w:hanging="360"/>
      </w:pPr>
      <w:rPr>
        <w:rFonts w:ascii="Wingdings 3" w:hAnsi="Wingdings 3" w:hint="default"/>
      </w:rPr>
    </w:lvl>
  </w:abstractNum>
  <w:abstractNum w:abstractNumId="1">
    <w:nsid w:val="10455943"/>
    <w:multiLevelType w:val="hybridMultilevel"/>
    <w:tmpl w:val="AB6AAD06"/>
    <w:lvl w:ilvl="0" w:tplc="8BDCFCBE">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6A60C16"/>
    <w:multiLevelType w:val="multilevel"/>
    <w:tmpl w:val="A56EDD60"/>
    <w:lvl w:ilvl="0">
      <w:start w:val="1"/>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3972" w:hanging="108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296" w:hanging="1440"/>
      </w:pPr>
      <w:rPr>
        <w:rFonts w:hint="default"/>
      </w:rPr>
    </w:lvl>
  </w:abstractNum>
  <w:abstractNum w:abstractNumId="3">
    <w:nsid w:val="19A339C4"/>
    <w:multiLevelType w:val="hybridMultilevel"/>
    <w:tmpl w:val="950A42CE"/>
    <w:lvl w:ilvl="0" w:tplc="2752DFBA">
      <w:start w:val="1"/>
      <w:numFmt w:val="decimal"/>
      <w:lvlText w:val="(%1."/>
      <w:lvlJc w:val="left"/>
      <w:pPr>
        <w:ind w:left="435" w:hanging="4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20D6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7842361"/>
    <w:multiLevelType w:val="multilevel"/>
    <w:tmpl w:val="E4AE819A"/>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31F840D8"/>
    <w:multiLevelType w:val="hybridMultilevel"/>
    <w:tmpl w:val="BE58EE8A"/>
    <w:lvl w:ilvl="0" w:tplc="0A908E7C">
      <w:start w:val="1"/>
      <w:numFmt w:val="decimal"/>
      <w:lvlText w:val="%1."/>
      <w:lvlJc w:val="left"/>
      <w:pPr>
        <w:ind w:left="842" w:hanging="360"/>
      </w:pPr>
      <w:rPr>
        <w:rFonts w:hint="default"/>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7">
    <w:nsid w:val="352502D1"/>
    <w:multiLevelType w:val="hybridMultilevel"/>
    <w:tmpl w:val="619AC6F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F916BE8"/>
    <w:multiLevelType w:val="multilevel"/>
    <w:tmpl w:val="0409001F"/>
    <w:lvl w:ilvl="0">
      <w:start w:val="1"/>
      <w:numFmt w:val="decimal"/>
      <w:lvlText w:val="%1."/>
      <w:lvlJc w:val="left"/>
      <w:pPr>
        <w:ind w:left="425" w:hanging="42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09" w:hanging="709"/>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992" w:hanging="992"/>
      </w:pPr>
      <w:rPr>
        <w:rFonts w:hint="default"/>
      </w:rPr>
    </w:lvl>
    <w:lvl w:ilvl="5">
      <w:start w:val="1"/>
      <w:numFmt w:val="decimal"/>
      <w:lvlText w:val="%1.%2.%3.%4.%5.%6."/>
      <w:lvlJc w:val="left"/>
      <w:pPr>
        <w:ind w:left="1134" w:hanging="1134"/>
      </w:pPr>
      <w:rPr>
        <w:rFonts w:hint="default"/>
      </w:rPr>
    </w:lvl>
    <w:lvl w:ilvl="6">
      <w:start w:val="1"/>
      <w:numFmt w:val="decimal"/>
      <w:lvlText w:val="%1.%2.%3.%4.%5.%6.%7."/>
      <w:lvlJc w:val="left"/>
      <w:pPr>
        <w:ind w:left="1276" w:hanging="1276"/>
      </w:pPr>
      <w:rPr>
        <w:rFonts w:hint="default"/>
      </w:rPr>
    </w:lvl>
    <w:lvl w:ilvl="7">
      <w:start w:val="1"/>
      <w:numFmt w:val="decimal"/>
      <w:lvlText w:val="%1.%2.%3.%4.%5.%6.%7.%8."/>
      <w:lvlJc w:val="left"/>
      <w:pPr>
        <w:ind w:left="1418" w:hanging="1418"/>
      </w:pPr>
      <w:rPr>
        <w:rFonts w:hint="default"/>
      </w:rPr>
    </w:lvl>
    <w:lvl w:ilvl="8">
      <w:start w:val="1"/>
      <w:numFmt w:val="decimal"/>
      <w:lvlText w:val="%1.%2.%3.%4.%5.%6.%7.%8.%9."/>
      <w:lvlJc w:val="left"/>
      <w:pPr>
        <w:ind w:left="1559" w:hanging="1559"/>
      </w:pPr>
      <w:rPr>
        <w:rFonts w:hint="default"/>
      </w:rPr>
    </w:lvl>
  </w:abstractNum>
  <w:abstractNum w:abstractNumId="9">
    <w:nsid w:val="46B83676"/>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nsid w:val="49DA00F7"/>
    <w:multiLevelType w:val="multilevel"/>
    <w:tmpl w:val="6AC46B1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1">
    <w:nsid w:val="4F361B40"/>
    <w:multiLevelType w:val="multilevel"/>
    <w:tmpl w:val="32E4E4F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nsid w:val="59D80024"/>
    <w:multiLevelType w:val="hybridMultilevel"/>
    <w:tmpl w:val="EB5A99EC"/>
    <w:lvl w:ilvl="0" w:tplc="11042CFA">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63684787"/>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651F2CDD"/>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nsid w:val="6CD167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nsid w:val="717B49D9"/>
    <w:multiLevelType w:val="multilevel"/>
    <w:tmpl w:val="0409001D"/>
    <w:lvl w:ilvl="0">
      <w:start w:val="1"/>
      <w:numFmt w:val="decimal"/>
      <w:lvlText w:val="%1"/>
      <w:lvlJc w:val="left"/>
      <w:pPr>
        <w:ind w:left="425" w:hanging="425"/>
      </w:pPr>
    </w:lvl>
    <w:lvl w:ilvl="1">
      <w:start w:val="1"/>
      <w:numFmt w:val="decimal"/>
      <w:lvlText w:val="%1.%2"/>
      <w:lvlJc w:val="left"/>
      <w:pPr>
        <w:ind w:left="993"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0"/>
  </w:num>
  <w:num w:numId="2">
    <w:abstractNumId w:val="12"/>
  </w:num>
  <w:num w:numId="3">
    <w:abstractNumId w:val="3"/>
  </w:num>
  <w:num w:numId="4">
    <w:abstractNumId w:val="7"/>
  </w:num>
  <w:num w:numId="5">
    <w:abstractNumId w:val="14"/>
  </w:num>
  <w:num w:numId="6">
    <w:abstractNumId w:val="8"/>
  </w:num>
  <w:num w:numId="7">
    <w:abstractNumId w:val="15"/>
  </w:num>
  <w:num w:numId="8">
    <w:abstractNumId w:val="4"/>
  </w:num>
  <w:num w:numId="9">
    <w:abstractNumId w:val="0"/>
  </w:num>
  <w:num w:numId="10">
    <w:abstractNumId w:val="11"/>
  </w:num>
  <w:num w:numId="11">
    <w:abstractNumId w:val="13"/>
  </w:num>
  <w:num w:numId="12">
    <w:abstractNumId w:val="9"/>
  </w:num>
  <w:num w:numId="13">
    <w:abstractNumId w:val="16"/>
  </w:num>
  <w:num w:numId="14">
    <w:abstractNumId w:val="6"/>
  </w:num>
  <w:num w:numId="15">
    <w:abstractNumId w:val="2"/>
  </w:num>
  <w:num w:numId="16">
    <w:abstractNumId w:val="5"/>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revisionView w:markup="0"/>
  <w:trackRevisions/>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87480F"/>
    <w:rsid w:val="0000610D"/>
    <w:rsid w:val="000071D9"/>
    <w:rsid w:val="0000735B"/>
    <w:rsid w:val="000103F1"/>
    <w:rsid w:val="0001582C"/>
    <w:rsid w:val="00015CCA"/>
    <w:rsid w:val="00023DCB"/>
    <w:rsid w:val="00033143"/>
    <w:rsid w:val="0004265E"/>
    <w:rsid w:val="000438AC"/>
    <w:rsid w:val="000440CF"/>
    <w:rsid w:val="00046230"/>
    <w:rsid w:val="0005160E"/>
    <w:rsid w:val="000607EB"/>
    <w:rsid w:val="0006144A"/>
    <w:rsid w:val="00074752"/>
    <w:rsid w:val="000777B8"/>
    <w:rsid w:val="0008215E"/>
    <w:rsid w:val="000935EB"/>
    <w:rsid w:val="00093B01"/>
    <w:rsid w:val="00095E62"/>
    <w:rsid w:val="000A6554"/>
    <w:rsid w:val="000B1EB3"/>
    <w:rsid w:val="000B3536"/>
    <w:rsid w:val="000B4009"/>
    <w:rsid w:val="000D1704"/>
    <w:rsid w:val="000D2787"/>
    <w:rsid w:val="000D63F7"/>
    <w:rsid w:val="000F2D72"/>
    <w:rsid w:val="001010B6"/>
    <w:rsid w:val="00102563"/>
    <w:rsid w:val="0011389D"/>
    <w:rsid w:val="00120E4C"/>
    <w:rsid w:val="00126B9B"/>
    <w:rsid w:val="001321B2"/>
    <w:rsid w:val="001344ED"/>
    <w:rsid w:val="00134B59"/>
    <w:rsid w:val="0013579C"/>
    <w:rsid w:val="00136010"/>
    <w:rsid w:val="0014639B"/>
    <w:rsid w:val="00154C87"/>
    <w:rsid w:val="00162F8A"/>
    <w:rsid w:val="00177F62"/>
    <w:rsid w:val="001814B9"/>
    <w:rsid w:val="001824D1"/>
    <w:rsid w:val="00191971"/>
    <w:rsid w:val="00192B41"/>
    <w:rsid w:val="00196E01"/>
    <w:rsid w:val="001A60C6"/>
    <w:rsid w:val="001A6358"/>
    <w:rsid w:val="001B72B3"/>
    <w:rsid w:val="001B7342"/>
    <w:rsid w:val="001C5260"/>
    <w:rsid w:val="001D42D0"/>
    <w:rsid w:val="001E23AC"/>
    <w:rsid w:val="001E52ED"/>
    <w:rsid w:val="001F0926"/>
    <w:rsid w:val="00202EE2"/>
    <w:rsid w:val="0020316E"/>
    <w:rsid w:val="00210A91"/>
    <w:rsid w:val="00223FC4"/>
    <w:rsid w:val="00225C46"/>
    <w:rsid w:val="0023259A"/>
    <w:rsid w:val="00236BDB"/>
    <w:rsid w:val="002500FA"/>
    <w:rsid w:val="0025353C"/>
    <w:rsid w:val="00256767"/>
    <w:rsid w:val="002653EF"/>
    <w:rsid w:val="002655D9"/>
    <w:rsid w:val="00281CEE"/>
    <w:rsid w:val="00282737"/>
    <w:rsid w:val="002B1223"/>
    <w:rsid w:val="002B1AF6"/>
    <w:rsid w:val="002B2E05"/>
    <w:rsid w:val="002C5F70"/>
    <w:rsid w:val="002C60B9"/>
    <w:rsid w:val="002D346F"/>
    <w:rsid w:val="002D6D68"/>
    <w:rsid w:val="002E0E01"/>
    <w:rsid w:val="002E2C8E"/>
    <w:rsid w:val="002E408D"/>
    <w:rsid w:val="002F04CC"/>
    <w:rsid w:val="002F2257"/>
    <w:rsid w:val="002F2338"/>
    <w:rsid w:val="00301FAB"/>
    <w:rsid w:val="00302357"/>
    <w:rsid w:val="00303357"/>
    <w:rsid w:val="00306FC1"/>
    <w:rsid w:val="00307EC9"/>
    <w:rsid w:val="00320D0D"/>
    <w:rsid w:val="00323309"/>
    <w:rsid w:val="00325829"/>
    <w:rsid w:val="00330505"/>
    <w:rsid w:val="0033275A"/>
    <w:rsid w:val="00335A8D"/>
    <w:rsid w:val="00337FD4"/>
    <w:rsid w:val="00340664"/>
    <w:rsid w:val="00347CB6"/>
    <w:rsid w:val="00355E10"/>
    <w:rsid w:val="00371BC9"/>
    <w:rsid w:val="00377A17"/>
    <w:rsid w:val="003839D1"/>
    <w:rsid w:val="00386CEF"/>
    <w:rsid w:val="003870CE"/>
    <w:rsid w:val="00387D57"/>
    <w:rsid w:val="0039173B"/>
    <w:rsid w:val="00392539"/>
    <w:rsid w:val="00392EF5"/>
    <w:rsid w:val="003930B2"/>
    <w:rsid w:val="0039450F"/>
    <w:rsid w:val="003948D7"/>
    <w:rsid w:val="00397393"/>
    <w:rsid w:val="003A2F22"/>
    <w:rsid w:val="003A560D"/>
    <w:rsid w:val="003A7193"/>
    <w:rsid w:val="003A7D39"/>
    <w:rsid w:val="003B1125"/>
    <w:rsid w:val="003C2AD7"/>
    <w:rsid w:val="003C31A6"/>
    <w:rsid w:val="003C492E"/>
    <w:rsid w:val="003F4CA5"/>
    <w:rsid w:val="0040491C"/>
    <w:rsid w:val="00405771"/>
    <w:rsid w:val="004062F6"/>
    <w:rsid w:val="00412D85"/>
    <w:rsid w:val="0041381D"/>
    <w:rsid w:val="004150BF"/>
    <w:rsid w:val="004171F7"/>
    <w:rsid w:val="00427C4A"/>
    <w:rsid w:val="0043634D"/>
    <w:rsid w:val="00442D2F"/>
    <w:rsid w:val="00445E79"/>
    <w:rsid w:val="00455A1B"/>
    <w:rsid w:val="00471041"/>
    <w:rsid w:val="00484EFD"/>
    <w:rsid w:val="00490D52"/>
    <w:rsid w:val="00490D76"/>
    <w:rsid w:val="004949A4"/>
    <w:rsid w:val="00494D1E"/>
    <w:rsid w:val="00497E6F"/>
    <w:rsid w:val="004A3023"/>
    <w:rsid w:val="004A6C0F"/>
    <w:rsid w:val="004B61AB"/>
    <w:rsid w:val="004C6C41"/>
    <w:rsid w:val="004D7DF1"/>
    <w:rsid w:val="004E3A33"/>
    <w:rsid w:val="00511CDD"/>
    <w:rsid w:val="0051418A"/>
    <w:rsid w:val="00521733"/>
    <w:rsid w:val="00522D4D"/>
    <w:rsid w:val="00534FB3"/>
    <w:rsid w:val="005460E2"/>
    <w:rsid w:val="00547750"/>
    <w:rsid w:val="00551021"/>
    <w:rsid w:val="005511F7"/>
    <w:rsid w:val="0055171D"/>
    <w:rsid w:val="0055502F"/>
    <w:rsid w:val="00565386"/>
    <w:rsid w:val="00580317"/>
    <w:rsid w:val="0058436E"/>
    <w:rsid w:val="00586862"/>
    <w:rsid w:val="00591A04"/>
    <w:rsid w:val="005924CF"/>
    <w:rsid w:val="005A11D5"/>
    <w:rsid w:val="005A25EC"/>
    <w:rsid w:val="005B2EE3"/>
    <w:rsid w:val="005C14FD"/>
    <w:rsid w:val="005C30E1"/>
    <w:rsid w:val="005C3F14"/>
    <w:rsid w:val="005C42A9"/>
    <w:rsid w:val="005C4306"/>
    <w:rsid w:val="005D4D78"/>
    <w:rsid w:val="005D5964"/>
    <w:rsid w:val="005D688C"/>
    <w:rsid w:val="005E61A2"/>
    <w:rsid w:val="005F2F38"/>
    <w:rsid w:val="005F61C2"/>
    <w:rsid w:val="005F6DC9"/>
    <w:rsid w:val="005F75EE"/>
    <w:rsid w:val="00603B07"/>
    <w:rsid w:val="006047A3"/>
    <w:rsid w:val="00611D8E"/>
    <w:rsid w:val="006124FB"/>
    <w:rsid w:val="006316C7"/>
    <w:rsid w:val="00644AE5"/>
    <w:rsid w:val="0065151F"/>
    <w:rsid w:val="00652F22"/>
    <w:rsid w:val="006531F6"/>
    <w:rsid w:val="00671FE4"/>
    <w:rsid w:val="00673F06"/>
    <w:rsid w:val="006758CA"/>
    <w:rsid w:val="00685DC3"/>
    <w:rsid w:val="006959F8"/>
    <w:rsid w:val="006A187D"/>
    <w:rsid w:val="006A7A26"/>
    <w:rsid w:val="006B20AA"/>
    <w:rsid w:val="006B4B43"/>
    <w:rsid w:val="006B5254"/>
    <w:rsid w:val="006C21CB"/>
    <w:rsid w:val="006C27B9"/>
    <w:rsid w:val="006C2FE8"/>
    <w:rsid w:val="006C78B9"/>
    <w:rsid w:val="006D4510"/>
    <w:rsid w:val="006E3240"/>
    <w:rsid w:val="006E5787"/>
    <w:rsid w:val="006F33A6"/>
    <w:rsid w:val="007059C1"/>
    <w:rsid w:val="007152F8"/>
    <w:rsid w:val="00715B59"/>
    <w:rsid w:val="007167B4"/>
    <w:rsid w:val="00730F27"/>
    <w:rsid w:val="00734E9F"/>
    <w:rsid w:val="0073612E"/>
    <w:rsid w:val="0073717D"/>
    <w:rsid w:val="00742714"/>
    <w:rsid w:val="00745C91"/>
    <w:rsid w:val="007510DB"/>
    <w:rsid w:val="00753828"/>
    <w:rsid w:val="007543DA"/>
    <w:rsid w:val="007548F4"/>
    <w:rsid w:val="00755200"/>
    <w:rsid w:val="00765A0C"/>
    <w:rsid w:val="00767D0D"/>
    <w:rsid w:val="007821F3"/>
    <w:rsid w:val="00783AF7"/>
    <w:rsid w:val="00784F8B"/>
    <w:rsid w:val="007957B3"/>
    <w:rsid w:val="00795D4E"/>
    <w:rsid w:val="00796069"/>
    <w:rsid w:val="00796564"/>
    <w:rsid w:val="007A49F7"/>
    <w:rsid w:val="007A5DAB"/>
    <w:rsid w:val="007A73D3"/>
    <w:rsid w:val="007B0371"/>
    <w:rsid w:val="007C13A1"/>
    <w:rsid w:val="007C7A00"/>
    <w:rsid w:val="007D29CC"/>
    <w:rsid w:val="007D2B18"/>
    <w:rsid w:val="007E6B29"/>
    <w:rsid w:val="007F39E6"/>
    <w:rsid w:val="00815C8E"/>
    <w:rsid w:val="00816952"/>
    <w:rsid w:val="0082331D"/>
    <w:rsid w:val="00823ABF"/>
    <w:rsid w:val="0082518E"/>
    <w:rsid w:val="008254D0"/>
    <w:rsid w:val="00834AFE"/>
    <w:rsid w:val="00843EB3"/>
    <w:rsid w:val="0085109F"/>
    <w:rsid w:val="008558CD"/>
    <w:rsid w:val="0086135C"/>
    <w:rsid w:val="00861EFC"/>
    <w:rsid w:val="00862D3E"/>
    <w:rsid w:val="00871E60"/>
    <w:rsid w:val="0087480F"/>
    <w:rsid w:val="00874F74"/>
    <w:rsid w:val="008756C0"/>
    <w:rsid w:val="00891496"/>
    <w:rsid w:val="008A4926"/>
    <w:rsid w:val="008A7186"/>
    <w:rsid w:val="008A728D"/>
    <w:rsid w:val="008B19FD"/>
    <w:rsid w:val="008B6CC2"/>
    <w:rsid w:val="008B6FE3"/>
    <w:rsid w:val="008D1955"/>
    <w:rsid w:val="008D2610"/>
    <w:rsid w:val="008D7331"/>
    <w:rsid w:val="008E15E0"/>
    <w:rsid w:val="008F2F50"/>
    <w:rsid w:val="00900D54"/>
    <w:rsid w:val="009122B3"/>
    <w:rsid w:val="00914472"/>
    <w:rsid w:val="0092192D"/>
    <w:rsid w:val="0092284D"/>
    <w:rsid w:val="009256BD"/>
    <w:rsid w:val="00925A28"/>
    <w:rsid w:val="009318D5"/>
    <w:rsid w:val="00932AA4"/>
    <w:rsid w:val="00932D8A"/>
    <w:rsid w:val="00936FC2"/>
    <w:rsid w:val="00941569"/>
    <w:rsid w:val="00946512"/>
    <w:rsid w:val="009576D8"/>
    <w:rsid w:val="009667E6"/>
    <w:rsid w:val="00966D05"/>
    <w:rsid w:val="00974111"/>
    <w:rsid w:val="00984B8D"/>
    <w:rsid w:val="00991A15"/>
    <w:rsid w:val="009972A5"/>
    <w:rsid w:val="009A1938"/>
    <w:rsid w:val="009A4026"/>
    <w:rsid w:val="009B17B9"/>
    <w:rsid w:val="009B2A90"/>
    <w:rsid w:val="009B55F3"/>
    <w:rsid w:val="009B7832"/>
    <w:rsid w:val="009C0BE0"/>
    <w:rsid w:val="009C185C"/>
    <w:rsid w:val="009C4FD6"/>
    <w:rsid w:val="009C7B2A"/>
    <w:rsid w:val="009D0BE3"/>
    <w:rsid w:val="009D307A"/>
    <w:rsid w:val="009E22F3"/>
    <w:rsid w:val="009E5831"/>
    <w:rsid w:val="009E7C52"/>
    <w:rsid w:val="009F045D"/>
    <w:rsid w:val="009F1501"/>
    <w:rsid w:val="009F22A1"/>
    <w:rsid w:val="00A00ABF"/>
    <w:rsid w:val="00A00DCA"/>
    <w:rsid w:val="00A16D59"/>
    <w:rsid w:val="00A179B1"/>
    <w:rsid w:val="00A20E23"/>
    <w:rsid w:val="00A2423D"/>
    <w:rsid w:val="00A2727B"/>
    <w:rsid w:val="00A30193"/>
    <w:rsid w:val="00A36C8A"/>
    <w:rsid w:val="00A478B3"/>
    <w:rsid w:val="00A53875"/>
    <w:rsid w:val="00A550C2"/>
    <w:rsid w:val="00A62D56"/>
    <w:rsid w:val="00A72F85"/>
    <w:rsid w:val="00A74988"/>
    <w:rsid w:val="00A81C6A"/>
    <w:rsid w:val="00A8218E"/>
    <w:rsid w:val="00A821A1"/>
    <w:rsid w:val="00A86E26"/>
    <w:rsid w:val="00A90111"/>
    <w:rsid w:val="00A956EF"/>
    <w:rsid w:val="00A9665A"/>
    <w:rsid w:val="00AB117E"/>
    <w:rsid w:val="00AB235B"/>
    <w:rsid w:val="00AB2E17"/>
    <w:rsid w:val="00AB30BF"/>
    <w:rsid w:val="00AB37B7"/>
    <w:rsid w:val="00AB5563"/>
    <w:rsid w:val="00AB7105"/>
    <w:rsid w:val="00AC35C9"/>
    <w:rsid w:val="00AC5381"/>
    <w:rsid w:val="00AD07C0"/>
    <w:rsid w:val="00AD289E"/>
    <w:rsid w:val="00AD4EE6"/>
    <w:rsid w:val="00AE1F9A"/>
    <w:rsid w:val="00AE73FF"/>
    <w:rsid w:val="00AF1A74"/>
    <w:rsid w:val="00AF3D72"/>
    <w:rsid w:val="00AF55C5"/>
    <w:rsid w:val="00B00FAB"/>
    <w:rsid w:val="00B103CA"/>
    <w:rsid w:val="00B115CF"/>
    <w:rsid w:val="00B1553D"/>
    <w:rsid w:val="00B15FB6"/>
    <w:rsid w:val="00B1763C"/>
    <w:rsid w:val="00B23524"/>
    <w:rsid w:val="00B27A3E"/>
    <w:rsid w:val="00B3065D"/>
    <w:rsid w:val="00B33A5D"/>
    <w:rsid w:val="00B35188"/>
    <w:rsid w:val="00B46F3D"/>
    <w:rsid w:val="00B50B0E"/>
    <w:rsid w:val="00B536A7"/>
    <w:rsid w:val="00B67406"/>
    <w:rsid w:val="00B747EE"/>
    <w:rsid w:val="00B772D5"/>
    <w:rsid w:val="00B81A91"/>
    <w:rsid w:val="00B8770A"/>
    <w:rsid w:val="00B90E91"/>
    <w:rsid w:val="00B914E2"/>
    <w:rsid w:val="00B92170"/>
    <w:rsid w:val="00BA44C7"/>
    <w:rsid w:val="00BA72DD"/>
    <w:rsid w:val="00BC29CB"/>
    <w:rsid w:val="00BC355F"/>
    <w:rsid w:val="00BC5FAC"/>
    <w:rsid w:val="00BD3349"/>
    <w:rsid w:val="00BE0A71"/>
    <w:rsid w:val="00BE0E61"/>
    <w:rsid w:val="00BE7861"/>
    <w:rsid w:val="00BF6E97"/>
    <w:rsid w:val="00C04FBC"/>
    <w:rsid w:val="00C117FA"/>
    <w:rsid w:val="00C20521"/>
    <w:rsid w:val="00C24790"/>
    <w:rsid w:val="00C25124"/>
    <w:rsid w:val="00C2628B"/>
    <w:rsid w:val="00C311F3"/>
    <w:rsid w:val="00C3244A"/>
    <w:rsid w:val="00C34411"/>
    <w:rsid w:val="00C355A5"/>
    <w:rsid w:val="00C450C3"/>
    <w:rsid w:val="00C452FA"/>
    <w:rsid w:val="00C512CA"/>
    <w:rsid w:val="00C535AF"/>
    <w:rsid w:val="00C54B2B"/>
    <w:rsid w:val="00C6556D"/>
    <w:rsid w:val="00C66F0A"/>
    <w:rsid w:val="00C67AAD"/>
    <w:rsid w:val="00C716A9"/>
    <w:rsid w:val="00C71EA5"/>
    <w:rsid w:val="00C727AA"/>
    <w:rsid w:val="00C73327"/>
    <w:rsid w:val="00C75CF6"/>
    <w:rsid w:val="00C765B2"/>
    <w:rsid w:val="00C80E81"/>
    <w:rsid w:val="00C8368A"/>
    <w:rsid w:val="00C84AA9"/>
    <w:rsid w:val="00C90A9C"/>
    <w:rsid w:val="00C939BA"/>
    <w:rsid w:val="00C947D9"/>
    <w:rsid w:val="00C954F8"/>
    <w:rsid w:val="00CA5546"/>
    <w:rsid w:val="00CB6BAC"/>
    <w:rsid w:val="00CC1A79"/>
    <w:rsid w:val="00CC44D9"/>
    <w:rsid w:val="00CD221D"/>
    <w:rsid w:val="00CD2581"/>
    <w:rsid w:val="00CD5457"/>
    <w:rsid w:val="00CD6A38"/>
    <w:rsid w:val="00CE3571"/>
    <w:rsid w:val="00CE671F"/>
    <w:rsid w:val="00CF0B4E"/>
    <w:rsid w:val="00CF6E38"/>
    <w:rsid w:val="00D073EF"/>
    <w:rsid w:val="00D11E8C"/>
    <w:rsid w:val="00D12E21"/>
    <w:rsid w:val="00D1592F"/>
    <w:rsid w:val="00D16E02"/>
    <w:rsid w:val="00D246BD"/>
    <w:rsid w:val="00D30921"/>
    <w:rsid w:val="00D32FE1"/>
    <w:rsid w:val="00D34179"/>
    <w:rsid w:val="00D35B74"/>
    <w:rsid w:val="00D527D4"/>
    <w:rsid w:val="00D560BC"/>
    <w:rsid w:val="00D5622B"/>
    <w:rsid w:val="00D60D6D"/>
    <w:rsid w:val="00D6117D"/>
    <w:rsid w:val="00D805AA"/>
    <w:rsid w:val="00D809CD"/>
    <w:rsid w:val="00D81503"/>
    <w:rsid w:val="00D830A6"/>
    <w:rsid w:val="00D87244"/>
    <w:rsid w:val="00D927EB"/>
    <w:rsid w:val="00D96C65"/>
    <w:rsid w:val="00DA4E61"/>
    <w:rsid w:val="00DA5280"/>
    <w:rsid w:val="00DA7D0B"/>
    <w:rsid w:val="00DB7A1A"/>
    <w:rsid w:val="00DC3DE5"/>
    <w:rsid w:val="00DD4327"/>
    <w:rsid w:val="00DD5FE4"/>
    <w:rsid w:val="00DE1EC4"/>
    <w:rsid w:val="00DE5F72"/>
    <w:rsid w:val="00DF3C8E"/>
    <w:rsid w:val="00E01CF6"/>
    <w:rsid w:val="00E03B20"/>
    <w:rsid w:val="00E06BCF"/>
    <w:rsid w:val="00E44228"/>
    <w:rsid w:val="00E45F95"/>
    <w:rsid w:val="00E61F2C"/>
    <w:rsid w:val="00E62ADF"/>
    <w:rsid w:val="00E65718"/>
    <w:rsid w:val="00E778D8"/>
    <w:rsid w:val="00E806D8"/>
    <w:rsid w:val="00E862BA"/>
    <w:rsid w:val="00E930D6"/>
    <w:rsid w:val="00E93E2E"/>
    <w:rsid w:val="00EA0C68"/>
    <w:rsid w:val="00EA53E0"/>
    <w:rsid w:val="00EA7B1C"/>
    <w:rsid w:val="00ED4D5F"/>
    <w:rsid w:val="00ED595D"/>
    <w:rsid w:val="00ED60AB"/>
    <w:rsid w:val="00EF0DED"/>
    <w:rsid w:val="00EF6ADC"/>
    <w:rsid w:val="00EF6AE2"/>
    <w:rsid w:val="00F00616"/>
    <w:rsid w:val="00F04247"/>
    <w:rsid w:val="00F2644C"/>
    <w:rsid w:val="00F45953"/>
    <w:rsid w:val="00F45A20"/>
    <w:rsid w:val="00F5399B"/>
    <w:rsid w:val="00F5433C"/>
    <w:rsid w:val="00F563BB"/>
    <w:rsid w:val="00F60E93"/>
    <w:rsid w:val="00F652B4"/>
    <w:rsid w:val="00F7008A"/>
    <w:rsid w:val="00F712F3"/>
    <w:rsid w:val="00F76E46"/>
    <w:rsid w:val="00F92645"/>
    <w:rsid w:val="00F93619"/>
    <w:rsid w:val="00F94C5D"/>
    <w:rsid w:val="00FA4022"/>
    <w:rsid w:val="00FB2AF6"/>
    <w:rsid w:val="00FB7341"/>
    <w:rsid w:val="00FC00CD"/>
    <w:rsid w:val="00FC45ED"/>
    <w:rsid w:val="00FC5D12"/>
    <w:rsid w:val="00FC757D"/>
    <w:rsid w:val="00FD0CB9"/>
    <w:rsid w:val="00FD2A2B"/>
    <w:rsid w:val="00FD6AEE"/>
    <w:rsid w:val="00FE0862"/>
    <w:rsid w:val="00FE3F2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semiHidden/>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41569"/>
    <w:pPr>
      <w:widowControl w:val="0"/>
      <w:jc w:val="both"/>
    </w:pPr>
    <w:rPr>
      <w:kern w:val="2"/>
      <w:sz w:val="21"/>
      <w:szCs w:val="22"/>
    </w:rPr>
  </w:style>
  <w:style w:type="paragraph" w:styleId="1">
    <w:name w:val="heading 1"/>
    <w:basedOn w:val="a"/>
    <w:next w:val="a"/>
    <w:link w:val="1Char"/>
    <w:uiPriority w:val="9"/>
    <w:qFormat/>
    <w:rsid w:val="00074752"/>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7A5DAB"/>
    <w:pPr>
      <w:keepNext/>
      <w:keepLines/>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unhideWhenUsed/>
    <w:qFormat/>
    <w:rsid w:val="007A5DAB"/>
    <w:pPr>
      <w:keepNext/>
      <w:keepLines/>
      <w:spacing w:before="260" w:after="260" w:line="416" w:lineRule="auto"/>
      <w:outlineLvl w:val="2"/>
    </w:pPr>
    <w:rPr>
      <w:b/>
      <w:bCs/>
      <w:kern w:val="0"/>
      <w:sz w:val="32"/>
      <w:szCs w:val="32"/>
    </w:rPr>
  </w:style>
  <w:style w:type="paragraph" w:styleId="4">
    <w:name w:val="heading 4"/>
    <w:basedOn w:val="a"/>
    <w:next w:val="a"/>
    <w:link w:val="4Char"/>
    <w:uiPriority w:val="9"/>
    <w:unhideWhenUsed/>
    <w:qFormat/>
    <w:rsid w:val="007A5DAB"/>
    <w:pPr>
      <w:keepNext/>
      <w:keepLines/>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unhideWhenUsed/>
    <w:qFormat/>
    <w:rsid w:val="00405771"/>
    <w:pPr>
      <w:keepNext/>
      <w:keepLines/>
      <w:spacing w:before="280" w:after="290" w:line="376" w:lineRule="auto"/>
      <w:outlineLvl w:val="4"/>
    </w:pPr>
    <w:rPr>
      <w:b/>
      <w:bCs/>
      <w:kern w:val="0"/>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qFormat/>
    <w:rsid w:val="0087480F"/>
    <w:pPr>
      <w:spacing w:before="240" w:after="60"/>
      <w:jc w:val="center"/>
      <w:outlineLvl w:val="0"/>
    </w:pPr>
    <w:rPr>
      <w:rFonts w:ascii="Cambria" w:hAnsi="Cambria"/>
      <w:b/>
      <w:bCs/>
      <w:kern w:val="0"/>
      <w:sz w:val="32"/>
      <w:szCs w:val="32"/>
    </w:rPr>
  </w:style>
  <w:style w:type="character" w:customStyle="1" w:styleId="Char">
    <w:name w:val="标题 Char"/>
    <w:link w:val="a3"/>
    <w:rsid w:val="0087480F"/>
    <w:rPr>
      <w:rFonts w:ascii="Cambria" w:eastAsia="宋体" w:hAnsi="Cambria" w:cs="Times New Roman"/>
      <w:b/>
      <w:bCs/>
      <w:sz w:val="32"/>
      <w:szCs w:val="32"/>
    </w:rPr>
  </w:style>
  <w:style w:type="character" w:customStyle="1" w:styleId="2Char">
    <w:name w:val="标题 2 Char"/>
    <w:link w:val="2"/>
    <w:uiPriority w:val="9"/>
    <w:rsid w:val="007A5DAB"/>
    <w:rPr>
      <w:rFonts w:ascii="Cambria" w:eastAsia="宋体" w:hAnsi="Cambria" w:cs="Times New Roman"/>
      <w:b/>
      <w:bCs/>
      <w:sz w:val="32"/>
      <w:szCs w:val="32"/>
    </w:rPr>
  </w:style>
  <w:style w:type="character" w:customStyle="1" w:styleId="3Char">
    <w:name w:val="标题 3 Char"/>
    <w:link w:val="3"/>
    <w:uiPriority w:val="9"/>
    <w:rsid w:val="007A5DAB"/>
    <w:rPr>
      <w:b/>
      <w:bCs/>
      <w:sz w:val="32"/>
      <w:szCs w:val="32"/>
    </w:rPr>
  </w:style>
  <w:style w:type="character" w:customStyle="1" w:styleId="4Char">
    <w:name w:val="标题 4 Char"/>
    <w:link w:val="4"/>
    <w:uiPriority w:val="9"/>
    <w:rsid w:val="007A5DAB"/>
    <w:rPr>
      <w:rFonts w:ascii="Cambria" w:eastAsia="宋体" w:hAnsi="Cambria" w:cs="Times New Roman"/>
      <w:b/>
      <w:bCs/>
      <w:sz w:val="28"/>
      <w:szCs w:val="28"/>
    </w:rPr>
  </w:style>
  <w:style w:type="paragraph" w:styleId="a4">
    <w:name w:val="Normal (Web)"/>
    <w:basedOn w:val="a"/>
    <w:uiPriority w:val="99"/>
    <w:semiHidden/>
    <w:unhideWhenUsed/>
    <w:rsid w:val="007A5DAB"/>
    <w:pPr>
      <w:widowControl/>
      <w:spacing w:before="100" w:beforeAutospacing="1" w:after="100" w:afterAutospacing="1"/>
      <w:jc w:val="left"/>
    </w:pPr>
    <w:rPr>
      <w:rFonts w:ascii="宋体" w:hAnsi="宋体" w:cs="宋体"/>
      <w:kern w:val="0"/>
      <w:sz w:val="24"/>
      <w:szCs w:val="24"/>
    </w:rPr>
  </w:style>
  <w:style w:type="paragraph" w:styleId="a5">
    <w:name w:val="Balloon Text"/>
    <w:basedOn w:val="a"/>
    <w:link w:val="Char0"/>
    <w:uiPriority w:val="99"/>
    <w:semiHidden/>
    <w:unhideWhenUsed/>
    <w:rsid w:val="007A5DAB"/>
    <w:rPr>
      <w:kern w:val="0"/>
      <w:sz w:val="18"/>
      <w:szCs w:val="18"/>
    </w:rPr>
  </w:style>
  <w:style w:type="character" w:customStyle="1" w:styleId="Char0">
    <w:name w:val="批注框文本 Char"/>
    <w:link w:val="a5"/>
    <w:uiPriority w:val="99"/>
    <w:semiHidden/>
    <w:rsid w:val="007A5DAB"/>
    <w:rPr>
      <w:sz w:val="18"/>
      <w:szCs w:val="18"/>
    </w:rPr>
  </w:style>
  <w:style w:type="paragraph" w:styleId="a6">
    <w:name w:val="caption"/>
    <w:basedOn w:val="a"/>
    <w:next w:val="a"/>
    <w:uiPriority w:val="35"/>
    <w:unhideWhenUsed/>
    <w:qFormat/>
    <w:rsid w:val="007A5DAB"/>
    <w:rPr>
      <w:rFonts w:ascii="Cambria" w:eastAsia="黑体" w:hAnsi="Cambria"/>
      <w:sz w:val="20"/>
      <w:szCs w:val="20"/>
    </w:rPr>
  </w:style>
  <w:style w:type="table" w:styleId="a7">
    <w:name w:val="Table Grid"/>
    <w:basedOn w:val="a1"/>
    <w:uiPriority w:val="59"/>
    <w:rsid w:val="007A5DA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浅色底纹1"/>
    <w:basedOn w:val="a1"/>
    <w:uiPriority w:val="60"/>
    <w:rsid w:val="006F33A6"/>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11">
    <w:name w:val="中等深浅列表 11"/>
    <w:basedOn w:val="a1"/>
    <w:uiPriority w:val="65"/>
    <w:rsid w:val="006F33A6"/>
    <w:rPr>
      <w:color w:val="000000"/>
    </w:rPr>
    <w:tblPr>
      <w:tblStyleRowBandSize w:val="1"/>
      <w:tblStyleColBandSize w:val="1"/>
      <w:tblBorders>
        <w:top w:val="single" w:sz="8" w:space="0" w:color="000000"/>
        <w:bottom w:val="single" w:sz="8" w:space="0" w:color="000000"/>
      </w:tblBorders>
    </w:tblPr>
    <w:tblStylePr w:type="firstRow">
      <w:rPr>
        <w:rFonts w:ascii="Cambria" w:eastAsia="宋体"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styleId="a8">
    <w:name w:val="Placeholder Text"/>
    <w:uiPriority w:val="99"/>
    <w:semiHidden/>
    <w:rsid w:val="009B55F3"/>
    <w:rPr>
      <w:color w:val="808080"/>
    </w:rPr>
  </w:style>
  <w:style w:type="character" w:customStyle="1" w:styleId="5Char">
    <w:name w:val="标题 5 Char"/>
    <w:link w:val="5"/>
    <w:uiPriority w:val="9"/>
    <w:rsid w:val="00405771"/>
    <w:rPr>
      <w:b/>
      <w:bCs/>
      <w:sz w:val="28"/>
      <w:szCs w:val="28"/>
    </w:rPr>
  </w:style>
  <w:style w:type="paragraph" w:styleId="a9">
    <w:name w:val="List Paragraph"/>
    <w:basedOn w:val="a"/>
    <w:uiPriority w:val="34"/>
    <w:qFormat/>
    <w:rsid w:val="001A6358"/>
    <w:pPr>
      <w:ind w:firstLineChars="200" w:firstLine="420"/>
    </w:pPr>
  </w:style>
  <w:style w:type="paragraph" w:styleId="aa">
    <w:name w:val="endnote text"/>
    <w:basedOn w:val="a"/>
    <w:link w:val="Char1"/>
    <w:uiPriority w:val="99"/>
    <w:unhideWhenUsed/>
    <w:rsid w:val="00A00DCA"/>
    <w:pPr>
      <w:snapToGrid w:val="0"/>
      <w:jc w:val="left"/>
    </w:pPr>
  </w:style>
  <w:style w:type="character" w:customStyle="1" w:styleId="Char1">
    <w:name w:val="尾注文本 Char"/>
    <w:basedOn w:val="a0"/>
    <w:link w:val="aa"/>
    <w:uiPriority w:val="99"/>
    <w:rsid w:val="00A00DCA"/>
  </w:style>
  <w:style w:type="character" w:styleId="ab">
    <w:name w:val="endnote reference"/>
    <w:uiPriority w:val="99"/>
    <w:semiHidden/>
    <w:unhideWhenUsed/>
    <w:rsid w:val="00A00DCA"/>
    <w:rPr>
      <w:vertAlign w:val="superscript"/>
    </w:rPr>
  </w:style>
  <w:style w:type="paragraph" w:styleId="ac">
    <w:name w:val="footnote text"/>
    <w:basedOn w:val="a"/>
    <w:link w:val="Char2"/>
    <w:uiPriority w:val="99"/>
    <w:semiHidden/>
    <w:unhideWhenUsed/>
    <w:rsid w:val="00BC355F"/>
    <w:pPr>
      <w:snapToGrid w:val="0"/>
      <w:jc w:val="left"/>
    </w:pPr>
    <w:rPr>
      <w:kern w:val="0"/>
      <w:sz w:val="18"/>
      <w:szCs w:val="18"/>
    </w:rPr>
  </w:style>
  <w:style w:type="character" w:customStyle="1" w:styleId="Char2">
    <w:name w:val="脚注文本 Char"/>
    <w:link w:val="ac"/>
    <w:uiPriority w:val="99"/>
    <w:semiHidden/>
    <w:rsid w:val="00BC355F"/>
    <w:rPr>
      <w:sz w:val="18"/>
      <w:szCs w:val="18"/>
    </w:rPr>
  </w:style>
  <w:style w:type="character" w:styleId="ad">
    <w:name w:val="footnote reference"/>
    <w:uiPriority w:val="99"/>
    <w:semiHidden/>
    <w:unhideWhenUsed/>
    <w:rsid w:val="00BC355F"/>
    <w:rPr>
      <w:vertAlign w:val="superscript"/>
    </w:rPr>
  </w:style>
  <w:style w:type="paragraph" w:styleId="ae">
    <w:name w:val="header"/>
    <w:basedOn w:val="a"/>
    <w:link w:val="Char3"/>
    <w:uiPriority w:val="99"/>
    <w:unhideWhenUsed/>
    <w:rsid w:val="00F04247"/>
    <w:pPr>
      <w:pBdr>
        <w:bottom w:val="single" w:sz="6" w:space="1" w:color="auto"/>
      </w:pBdr>
      <w:tabs>
        <w:tab w:val="center" w:pos="4153"/>
        <w:tab w:val="right" w:pos="8306"/>
      </w:tabs>
      <w:snapToGrid w:val="0"/>
      <w:jc w:val="center"/>
    </w:pPr>
    <w:rPr>
      <w:kern w:val="0"/>
      <w:sz w:val="18"/>
      <w:szCs w:val="18"/>
    </w:rPr>
  </w:style>
  <w:style w:type="character" w:customStyle="1" w:styleId="Char3">
    <w:name w:val="页眉 Char"/>
    <w:link w:val="ae"/>
    <w:uiPriority w:val="99"/>
    <w:rsid w:val="00F04247"/>
    <w:rPr>
      <w:sz w:val="18"/>
      <w:szCs w:val="18"/>
    </w:rPr>
  </w:style>
  <w:style w:type="paragraph" w:styleId="af">
    <w:name w:val="footer"/>
    <w:basedOn w:val="a"/>
    <w:link w:val="Char4"/>
    <w:uiPriority w:val="99"/>
    <w:unhideWhenUsed/>
    <w:rsid w:val="00F04247"/>
    <w:pPr>
      <w:tabs>
        <w:tab w:val="center" w:pos="4153"/>
        <w:tab w:val="right" w:pos="8306"/>
      </w:tabs>
      <w:snapToGrid w:val="0"/>
      <w:jc w:val="left"/>
    </w:pPr>
    <w:rPr>
      <w:kern w:val="0"/>
      <w:sz w:val="18"/>
      <w:szCs w:val="18"/>
    </w:rPr>
  </w:style>
  <w:style w:type="character" w:customStyle="1" w:styleId="Char4">
    <w:name w:val="页脚 Char"/>
    <w:link w:val="af"/>
    <w:uiPriority w:val="99"/>
    <w:rsid w:val="00F04247"/>
    <w:rPr>
      <w:sz w:val="18"/>
      <w:szCs w:val="18"/>
    </w:rPr>
  </w:style>
  <w:style w:type="character" w:customStyle="1" w:styleId="Style1">
    <w:name w:val="Style1"/>
    <w:uiPriority w:val="1"/>
    <w:rsid w:val="00715B59"/>
    <w:rPr>
      <w:rFonts w:ascii="Calibri" w:eastAsia="宋体" w:hAnsi="宋体" w:cs="Times New Roman"/>
      <w:bCs w:val="0"/>
      <w:iCs w:val="0"/>
      <w:sz w:val="22"/>
      <w:szCs w:val="22"/>
      <w:lang w:eastAsia="zh-CN"/>
    </w:rPr>
  </w:style>
  <w:style w:type="paragraph" w:customStyle="1" w:styleId="HeaderEven">
    <w:name w:val="Header Even"/>
    <w:basedOn w:val="af0"/>
    <w:qFormat/>
    <w:rsid w:val="00715B59"/>
    <w:pPr>
      <w:widowControl/>
      <w:pBdr>
        <w:bottom w:val="single" w:sz="4" w:space="1" w:color="4F81BD"/>
      </w:pBdr>
      <w:jc w:val="left"/>
    </w:pPr>
    <w:rPr>
      <w:b/>
      <w:bCs/>
      <w:color w:val="1F497D"/>
      <w:kern w:val="0"/>
      <w:sz w:val="20"/>
      <w:szCs w:val="23"/>
    </w:rPr>
  </w:style>
  <w:style w:type="paragraph" w:styleId="af0">
    <w:name w:val="No Spacing"/>
    <w:uiPriority w:val="1"/>
    <w:qFormat/>
    <w:rsid w:val="00715B59"/>
    <w:pPr>
      <w:widowControl w:val="0"/>
      <w:jc w:val="both"/>
    </w:pPr>
    <w:rPr>
      <w:kern w:val="2"/>
      <w:sz w:val="21"/>
      <w:szCs w:val="22"/>
    </w:rPr>
  </w:style>
  <w:style w:type="character" w:customStyle="1" w:styleId="Style2">
    <w:name w:val="Style2"/>
    <w:uiPriority w:val="1"/>
    <w:rsid w:val="00715B59"/>
    <w:rPr>
      <w:rFonts w:ascii="Calibri" w:eastAsia="宋体" w:hAnsi="宋体" w:cs="Times New Roman"/>
      <w:bCs w:val="0"/>
      <w:iCs w:val="0"/>
      <w:sz w:val="22"/>
      <w:szCs w:val="22"/>
      <w:lang w:eastAsia="zh-CN"/>
    </w:rPr>
  </w:style>
  <w:style w:type="paragraph" w:customStyle="1" w:styleId="12">
    <w:name w:val="平衡(偶数页)1"/>
    <w:rsid w:val="00715B59"/>
    <w:pPr>
      <w:tabs>
        <w:tab w:val="center" w:pos="4320"/>
        <w:tab w:val="right" w:pos="8640"/>
      </w:tabs>
      <w:spacing w:after="160" w:line="276" w:lineRule="auto"/>
    </w:pPr>
    <w:rPr>
      <w:color w:val="000000"/>
      <w:sz w:val="22"/>
      <w:szCs w:val="22"/>
    </w:rPr>
  </w:style>
  <w:style w:type="paragraph" w:styleId="HTML">
    <w:name w:val="HTML Preformatted"/>
    <w:basedOn w:val="a"/>
    <w:link w:val="HTMLChar"/>
    <w:uiPriority w:val="99"/>
    <w:unhideWhenUsed/>
    <w:rsid w:val="008A71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szCs w:val="24"/>
    </w:rPr>
  </w:style>
  <w:style w:type="character" w:customStyle="1" w:styleId="HTMLChar">
    <w:name w:val="HTML 预设格式 Char"/>
    <w:link w:val="HTML"/>
    <w:uiPriority w:val="99"/>
    <w:rsid w:val="008A7186"/>
    <w:rPr>
      <w:rFonts w:ascii="宋体" w:eastAsia="宋体" w:hAnsi="宋体" w:cs="宋体"/>
      <w:kern w:val="0"/>
      <w:sz w:val="24"/>
      <w:szCs w:val="24"/>
    </w:rPr>
  </w:style>
  <w:style w:type="character" w:customStyle="1" w:styleId="1Char">
    <w:name w:val="标题 1 Char"/>
    <w:link w:val="1"/>
    <w:uiPriority w:val="9"/>
    <w:rsid w:val="00074752"/>
    <w:rPr>
      <w:b/>
      <w:bCs/>
      <w:kern w:val="44"/>
      <w:sz w:val="44"/>
      <w:szCs w:val="44"/>
    </w:rPr>
  </w:style>
  <w:style w:type="character" w:customStyle="1" w:styleId="apple-converted-space">
    <w:name w:val="apple-converted-space"/>
    <w:basedOn w:val="a0"/>
    <w:rsid w:val="00C75CF6"/>
  </w:style>
  <w:style w:type="character" w:styleId="af1">
    <w:name w:val="Hyperlink"/>
    <w:uiPriority w:val="99"/>
    <w:semiHidden/>
    <w:unhideWhenUsed/>
    <w:rsid w:val="00CC44D9"/>
    <w:rPr>
      <w:color w:val="0000FF"/>
      <w:u w:val="single"/>
    </w:rPr>
  </w:style>
  <w:style w:type="paragraph" w:styleId="af2">
    <w:name w:val="Body Text"/>
    <w:basedOn w:val="a"/>
    <w:link w:val="Char5"/>
    <w:rsid w:val="004A3023"/>
    <w:rPr>
      <w:rFonts w:ascii="Times New Roman" w:hAnsi="Times New Roman"/>
      <w:color w:val="000000"/>
      <w:szCs w:val="24"/>
    </w:rPr>
  </w:style>
  <w:style w:type="character" w:customStyle="1" w:styleId="Char5">
    <w:name w:val="正文文本 Char"/>
    <w:link w:val="af2"/>
    <w:rsid w:val="004A3023"/>
    <w:rPr>
      <w:rFonts w:ascii="Times New Roman" w:hAnsi="Times New Roman"/>
      <w:color w:val="000000"/>
      <w:kern w:val="2"/>
      <w:sz w:val="21"/>
      <w:szCs w:val="24"/>
    </w:rPr>
  </w:style>
  <w:style w:type="character" w:styleId="af3">
    <w:name w:val="annotation reference"/>
    <w:uiPriority w:val="99"/>
    <w:semiHidden/>
    <w:unhideWhenUsed/>
    <w:rsid w:val="00DE1EC4"/>
    <w:rPr>
      <w:sz w:val="21"/>
      <w:szCs w:val="21"/>
    </w:rPr>
  </w:style>
  <w:style w:type="paragraph" w:styleId="af4">
    <w:name w:val="annotation text"/>
    <w:basedOn w:val="a"/>
    <w:link w:val="Char6"/>
    <w:uiPriority w:val="99"/>
    <w:semiHidden/>
    <w:unhideWhenUsed/>
    <w:rsid w:val="00DE1EC4"/>
    <w:pPr>
      <w:jc w:val="left"/>
    </w:pPr>
  </w:style>
  <w:style w:type="character" w:customStyle="1" w:styleId="Char6">
    <w:name w:val="批注文字 Char"/>
    <w:link w:val="af4"/>
    <w:uiPriority w:val="99"/>
    <w:semiHidden/>
    <w:rsid w:val="00DE1EC4"/>
    <w:rPr>
      <w:kern w:val="2"/>
      <w:sz w:val="21"/>
      <w:szCs w:val="22"/>
    </w:rPr>
  </w:style>
  <w:style w:type="paragraph" w:styleId="af5">
    <w:name w:val="annotation subject"/>
    <w:basedOn w:val="af4"/>
    <w:next w:val="af4"/>
    <w:link w:val="Char7"/>
    <w:uiPriority w:val="99"/>
    <w:semiHidden/>
    <w:unhideWhenUsed/>
    <w:rsid w:val="00DE1EC4"/>
    <w:rPr>
      <w:b/>
      <w:bCs/>
    </w:rPr>
  </w:style>
  <w:style w:type="character" w:customStyle="1" w:styleId="Char7">
    <w:name w:val="批注主题 Char"/>
    <w:link w:val="af5"/>
    <w:uiPriority w:val="99"/>
    <w:semiHidden/>
    <w:rsid w:val="00DE1EC4"/>
    <w:rPr>
      <w:b/>
      <w:bCs/>
      <w:kern w:val="2"/>
      <w:sz w:val="21"/>
      <w:szCs w:val="22"/>
    </w:rPr>
  </w:style>
  <w:style w:type="paragraph" w:styleId="af6">
    <w:name w:val="Revision"/>
    <w:hidden/>
    <w:uiPriority w:val="99"/>
    <w:semiHidden/>
    <w:rsid w:val="006B4B4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35410">
      <w:bodyDiv w:val="1"/>
      <w:marLeft w:val="0"/>
      <w:marRight w:val="0"/>
      <w:marTop w:val="0"/>
      <w:marBottom w:val="0"/>
      <w:divBdr>
        <w:top w:val="none" w:sz="0" w:space="0" w:color="auto"/>
        <w:left w:val="none" w:sz="0" w:space="0" w:color="auto"/>
        <w:bottom w:val="none" w:sz="0" w:space="0" w:color="auto"/>
        <w:right w:val="none" w:sz="0" w:space="0" w:color="auto"/>
      </w:divBdr>
    </w:div>
    <w:div w:id="29451582">
      <w:bodyDiv w:val="1"/>
      <w:marLeft w:val="0"/>
      <w:marRight w:val="0"/>
      <w:marTop w:val="0"/>
      <w:marBottom w:val="0"/>
      <w:divBdr>
        <w:top w:val="none" w:sz="0" w:space="0" w:color="auto"/>
        <w:left w:val="none" w:sz="0" w:space="0" w:color="auto"/>
        <w:bottom w:val="none" w:sz="0" w:space="0" w:color="auto"/>
        <w:right w:val="none" w:sz="0" w:space="0" w:color="auto"/>
      </w:divBdr>
      <w:divsChild>
        <w:div w:id="329334979">
          <w:marLeft w:val="0"/>
          <w:marRight w:val="0"/>
          <w:marTop w:val="0"/>
          <w:marBottom w:val="0"/>
          <w:divBdr>
            <w:top w:val="none" w:sz="0" w:space="0" w:color="auto"/>
            <w:left w:val="none" w:sz="0" w:space="0" w:color="auto"/>
            <w:bottom w:val="none" w:sz="0" w:space="0" w:color="auto"/>
            <w:right w:val="none" w:sz="0" w:space="0" w:color="auto"/>
          </w:divBdr>
        </w:div>
      </w:divsChild>
    </w:div>
    <w:div w:id="205455825">
      <w:bodyDiv w:val="1"/>
      <w:marLeft w:val="0"/>
      <w:marRight w:val="0"/>
      <w:marTop w:val="0"/>
      <w:marBottom w:val="0"/>
      <w:divBdr>
        <w:top w:val="none" w:sz="0" w:space="0" w:color="auto"/>
        <w:left w:val="none" w:sz="0" w:space="0" w:color="auto"/>
        <w:bottom w:val="none" w:sz="0" w:space="0" w:color="auto"/>
        <w:right w:val="none" w:sz="0" w:space="0" w:color="auto"/>
      </w:divBdr>
    </w:div>
    <w:div w:id="410128830">
      <w:bodyDiv w:val="1"/>
      <w:marLeft w:val="0"/>
      <w:marRight w:val="0"/>
      <w:marTop w:val="0"/>
      <w:marBottom w:val="0"/>
      <w:divBdr>
        <w:top w:val="none" w:sz="0" w:space="0" w:color="auto"/>
        <w:left w:val="none" w:sz="0" w:space="0" w:color="auto"/>
        <w:bottom w:val="none" w:sz="0" w:space="0" w:color="auto"/>
        <w:right w:val="none" w:sz="0" w:space="0" w:color="auto"/>
      </w:divBdr>
    </w:div>
    <w:div w:id="909078447">
      <w:bodyDiv w:val="1"/>
      <w:marLeft w:val="0"/>
      <w:marRight w:val="0"/>
      <w:marTop w:val="0"/>
      <w:marBottom w:val="0"/>
      <w:divBdr>
        <w:top w:val="none" w:sz="0" w:space="0" w:color="auto"/>
        <w:left w:val="none" w:sz="0" w:space="0" w:color="auto"/>
        <w:bottom w:val="none" w:sz="0" w:space="0" w:color="auto"/>
        <w:right w:val="none" w:sz="0" w:space="0" w:color="auto"/>
      </w:divBdr>
    </w:div>
    <w:div w:id="1165055199">
      <w:bodyDiv w:val="1"/>
      <w:marLeft w:val="0"/>
      <w:marRight w:val="0"/>
      <w:marTop w:val="0"/>
      <w:marBottom w:val="0"/>
      <w:divBdr>
        <w:top w:val="none" w:sz="0" w:space="0" w:color="auto"/>
        <w:left w:val="none" w:sz="0" w:space="0" w:color="auto"/>
        <w:bottom w:val="none" w:sz="0" w:space="0" w:color="auto"/>
        <w:right w:val="none" w:sz="0" w:space="0" w:color="auto"/>
      </w:divBdr>
    </w:div>
    <w:div w:id="1203135333">
      <w:bodyDiv w:val="1"/>
      <w:marLeft w:val="0"/>
      <w:marRight w:val="0"/>
      <w:marTop w:val="0"/>
      <w:marBottom w:val="0"/>
      <w:divBdr>
        <w:top w:val="none" w:sz="0" w:space="0" w:color="auto"/>
        <w:left w:val="none" w:sz="0" w:space="0" w:color="auto"/>
        <w:bottom w:val="none" w:sz="0" w:space="0" w:color="auto"/>
        <w:right w:val="none" w:sz="0" w:space="0" w:color="auto"/>
      </w:divBdr>
      <w:divsChild>
        <w:div w:id="1469394372">
          <w:marLeft w:val="0"/>
          <w:marRight w:val="0"/>
          <w:marTop w:val="0"/>
          <w:marBottom w:val="0"/>
          <w:divBdr>
            <w:top w:val="none" w:sz="0" w:space="0" w:color="auto"/>
            <w:left w:val="none" w:sz="0" w:space="0" w:color="auto"/>
            <w:bottom w:val="none" w:sz="0" w:space="0" w:color="auto"/>
            <w:right w:val="none" w:sz="0" w:space="0" w:color="auto"/>
          </w:divBdr>
        </w:div>
      </w:divsChild>
    </w:div>
    <w:div w:id="1328364964">
      <w:bodyDiv w:val="1"/>
      <w:marLeft w:val="0"/>
      <w:marRight w:val="0"/>
      <w:marTop w:val="0"/>
      <w:marBottom w:val="0"/>
      <w:divBdr>
        <w:top w:val="none" w:sz="0" w:space="0" w:color="auto"/>
        <w:left w:val="none" w:sz="0" w:space="0" w:color="auto"/>
        <w:bottom w:val="none" w:sz="0" w:space="0" w:color="auto"/>
        <w:right w:val="none" w:sz="0" w:space="0" w:color="auto"/>
      </w:divBdr>
      <w:divsChild>
        <w:div w:id="1860778230">
          <w:marLeft w:val="0"/>
          <w:marRight w:val="0"/>
          <w:marTop w:val="0"/>
          <w:marBottom w:val="0"/>
          <w:divBdr>
            <w:top w:val="none" w:sz="0" w:space="0" w:color="auto"/>
            <w:left w:val="none" w:sz="0" w:space="0" w:color="auto"/>
            <w:bottom w:val="none" w:sz="0" w:space="0" w:color="auto"/>
            <w:right w:val="none" w:sz="0" w:space="0" w:color="auto"/>
          </w:divBdr>
        </w:div>
      </w:divsChild>
    </w:div>
    <w:div w:id="1354302955">
      <w:bodyDiv w:val="1"/>
      <w:marLeft w:val="0"/>
      <w:marRight w:val="0"/>
      <w:marTop w:val="0"/>
      <w:marBottom w:val="0"/>
      <w:divBdr>
        <w:top w:val="none" w:sz="0" w:space="0" w:color="auto"/>
        <w:left w:val="none" w:sz="0" w:space="0" w:color="auto"/>
        <w:bottom w:val="none" w:sz="0" w:space="0" w:color="auto"/>
        <w:right w:val="none" w:sz="0" w:space="0" w:color="auto"/>
      </w:divBdr>
      <w:divsChild>
        <w:div w:id="600332676">
          <w:marLeft w:val="0"/>
          <w:marRight w:val="0"/>
          <w:marTop w:val="0"/>
          <w:marBottom w:val="0"/>
          <w:divBdr>
            <w:top w:val="none" w:sz="0" w:space="0" w:color="auto"/>
            <w:left w:val="none" w:sz="0" w:space="0" w:color="auto"/>
            <w:bottom w:val="none" w:sz="0" w:space="0" w:color="auto"/>
            <w:right w:val="none" w:sz="0" w:space="0" w:color="auto"/>
          </w:divBdr>
        </w:div>
      </w:divsChild>
    </w:div>
    <w:div w:id="1410931876">
      <w:bodyDiv w:val="1"/>
      <w:marLeft w:val="0"/>
      <w:marRight w:val="0"/>
      <w:marTop w:val="0"/>
      <w:marBottom w:val="0"/>
      <w:divBdr>
        <w:top w:val="none" w:sz="0" w:space="0" w:color="auto"/>
        <w:left w:val="none" w:sz="0" w:space="0" w:color="auto"/>
        <w:bottom w:val="none" w:sz="0" w:space="0" w:color="auto"/>
        <w:right w:val="none" w:sz="0" w:space="0" w:color="auto"/>
      </w:divBdr>
      <w:divsChild>
        <w:div w:id="2000621001">
          <w:marLeft w:val="0"/>
          <w:marRight w:val="0"/>
          <w:marTop w:val="0"/>
          <w:marBottom w:val="0"/>
          <w:divBdr>
            <w:top w:val="none" w:sz="0" w:space="0" w:color="auto"/>
            <w:left w:val="none" w:sz="0" w:space="0" w:color="auto"/>
            <w:bottom w:val="none" w:sz="0" w:space="0" w:color="auto"/>
            <w:right w:val="none" w:sz="0" w:space="0" w:color="auto"/>
          </w:divBdr>
        </w:div>
      </w:divsChild>
    </w:div>
    <w:div w:id="1505588046">
      <w:bodyDiv w:val="1"/>
      <w:marLeft w:val="0"/>
      <w:marRight w:val="0"/>
      <w:marTop w:val="0"/>
      <w:marBottom w:val="0"/>
      <w:divBdr>
        <w:top w:val="none" w:sz="0" w:space="0" w:color="auto"/>
        <w:left w:val="none" w:sz="0" w:space="0" w:color="auto"/>
        <w:bottom w:val="none" w:sz="0" w:space="0" w:color="auto"/>
        <w:right w:val="none" w:sz="0" w:space="0" w:color="auto"/>
      </w:divBdr>
    </w:div>
    <w:div w:id="1652559325">
      <w:bodyDiv w:val="1"/>
      <w:marLeft w:val="0"/>
      <w:marRight w:val="0"/>
      <w:marTop w:val="0"/>
      <w:marBottom w:val="0"/>
      <w:divBdr>
        <w:top w:val="none" w:sz="0" w:space="0" w:color="auto"/>
        <w:left w:val="none" w:sz="0" w:space="0" w:color="auto"/>
        <w:bottom w:val="none" w:sz="0" w:space="0" w:color="auto"/>
        <w:right w:val="none" w:sz="0" w:space="0" w:color="auto"/>
      </w:divBdr>
    </w:div>
    <w:div w:id="2083260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oleObject" Target="embeddings/oleObject1.bin"/><Relationship Id="rId18" Type="http://schemas.openxmlformats.org/officeDocument/2006/relationships/image" Target="media/image3.em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footnotes" Target="footnotes.xml"/><Relationship Id="rId12" Type="http://schemas.openxmlformats.org/officeDocument/2006/relationships/image" Target="media/image1.emf"/><Relationship Id="rId17" Type="http://schemas.openxmlformats.org/officeDocument/2006/relationships/oleObject" Target="embeddings/oleObject3.bin"/><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3.xml"/><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oleObject" Target="embeddings/oleObject2.bin"/><Relationship Id="rId23" Type="http://schemas.openxmlformats.org/officeDocument/2006/relationships/image" Target="media/image7.png"/><Relationship Id="rId10" Type="http://schemas.openxmlformats.org/officeDocument/2006/relationships/footer" Target="footer2.xml"/><Relationship Id="rId19" Type="http://schemas.openxmlformats.org/officeDocument/2006/relationships/oleObject" Target="embeddings/oleObject4.bin"/><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image" Target="media/image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17D59D-6629-47CF-8991-4E4B50645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1789</TotalTime>
  <Pages>8</Pages>
  <Words>1256</Words>
  <Characters>7162</Characters>
  <Application>Microsoft Office Word</Application>
  <DocSecurity>0</DocSecurity>
  <Lines>59</Lines>
  <Paragraphs>16</Paragraphs>
  <ScaleCrop>false</ScaleCrop>
  <Company>IHEP</Company>
  <LinksUpToDate>false</LinksUpToDate>
  <CharactersWithSpaces>8402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dc:title>
  <dc:creator>HELi</dc:creator>
  <cp:lastModifiedBy>lenovo</cp:lastModifiedBy>
  <cp:revision>111</cp:revision>
  <cp:lastPrinted>2014-12-26T15:43:00Z</cp:lastPrinted>
  <dcterms:created xsi:type="dcterms:W3CDTF">2015-07-27T08:46:00Z</dcterms:created>
  <dcterms:modified xsi:type="dcterms:W3CDTF">2015-08-11T06:47:00Z</dcterms:modified>
</cp:coreProperties>
</file>